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4CC7A" w14:textId="77777777" w:rsidR="002B52DD" w:rsidRPr="00F270DC" w:rsidRDefault="002B52DD" w:rsidP="002B52DD">
      <w:pPr>
        <w:jc w:val="center"/>
        <w:rPr>
          <w:color w:val="365F91" w:themeColor="accent1" w:themeShade="BF"/>
          <w:sz w:val="40"/>
          <w:szCs w:val="40"/>
          <w:lang w:val="en-GB"/>
        </w:rPr>
      </w:pPr>
    </w:p>
    <w:p w14:paraId="40E53338" w14:textId="77777777" w:rsidR="002B52DD" w:rsidRPr="00F270DC" w:rsidRDefault="002B52DD" w:rsidP="002B52DD">
      <w:pPr>
        <w:jc w:val="center"/>
        <w:rPr>
          <w:color w:val="365F91" w:themeColor="accent1" w:themeShade="BF"/>
          <w:sz w:val="40"/>
          <w:szCs w:val="40"/>
          <w:lang w:val="en-GB"/>
        </w:rPr>
      </w:pPr>
    </w:p>
    <w:p w14:paraId="33EACF73" w14:textId="77777777" w:rsidR="002B52DD" w:rsidRPr="00F270DC" w:rsidRDefault="002B52DD" w:rsidP="002B52DD">
      <w:pPr>
        <w:jc w:val="center"/>
        <w:rPr>
          <w:color w:val="365F91" w:themeColor="accent1" w:themeShade="BF"/>
          <w:sz w:val="40"/>
          <w:szCs w:val="40"/>
          <w:lang w:val="en-GB"/>
        </w:rPr>
      </w:pPr>
      <w:r w:rsidRPr="00F270DC">
        <w:rPr>
          <w:color w:val="365F91" w:themeColor="accent1" w:themeShade="BF"/>
          <w:sz w:val="40"/>
          <w:szCs w:val="40"/>
          <w:lang w:val="en-GB"/>
        </w:rPr>
        <w:t>Web Design and Development</w:t>
      </w:r>
    </w:p>
    <w:p w14:paraId="52253C07" w14:textId="6BBB18AA" w:rsidR="002B52DD" w:rsidRPr="00F270DC" w:rsidRDefault="000F0727" w:rsidP="002B52DD">
      <w:pPr>
        <w:jc w:val="center"/>
        <w:rPr>
          <w:color w:val="365F91" w:themeColor="accent1" w:themeShade="BF"/>
          <w:sz w:val="40"/>
          <w:szCs w:val="40"/>
          <w:lang w:val="en-GB"/>
        </w:rPr>
      </w:pPr>
      <w:r w:rsidRPr="00F270DC">
        <w:rPr>
          <w:color w:val="365F91" w:themeColor="accent1" w:themeShade="BF"/>
          <w:sz w:val="40"/>
          <w:szCs w:val="40"/>
          <w:lang w:val="en-GB"/>
        </w:rPr>
        <w:t>4</w:t>
      </w:r>
      <w:r>
        <w:rPr>
          <w:color w:val="365F91" w:themeColor="accent1" w:themeShade="BF"/>
          <w:sz w:val="40"/>
          <w:szCs w:val="40"/>
          <w:lang w:val="en-GB"/>
        </w:rPr>
        <w:t>COSC011</w:t>
      </w:r>
      <w:r w:rsidRPr="00F270DC">
        <w:rPr>
          <w:color w:val="365F91" w:themeColor="accent1" w:themeShade="BF"/>
          <w:sz w:val="40"/>
          <w:szCs w:val="40"/>
          <w:lang w:val="en-GB"/>
        </w:rPr>
        <w:t>W</w:t>
      </w:r>
    </w:p>
    <w:p w14:paraId="797CBCCB" w14:textId="77777777" w:rsidR="002B52DD" w:rsidRPr="00F270DC" w:rsidRDefault="002B52DD" w:rsidP="002B52DD">
      <w:pPr>
        <w:jc w:val="center"/>
        <w:rPr>
          <w:color w:val="365F91" w:themeColor="accent1" w:themeShade="BF"/>
          <w:sz w:val="40"/>
          <w:szCs w:val="40"/>
          <w:lang w:val="en-GB"/>
        </w:rPr>
      </w:pPr>
    </w:p>
    <w:p w14:paraId="4163B94C" w14:textId="77777777" w:rsidR="002B52DD" w:rsidRPr="00F270DC" w:rsidRDefault="002B52DD" w:rsidP="002B52DD">
      <w:pPr>
        <w:jc w:val="center"/>
        <w:rPr>
          <w:color w:val="365F91" w:themeColor="accent1" w:themeShade="BF"/>
          <w:sz w:val="40"/>
          <w:szCs w:val="40"/>
          <w:lang w:val="en-GB"/>
        </w:rPr>
      </w:pPr>
    </w:p>
    <w:p w14:paraId="29C874B3" w14:textId="77777777" w:rsidR="002B52DD" w:rsidRPr="00F270DC" w:rsidRDefault="002B52DD" w:rsidP="002B52DD">
      <w:pPr>
        <w:jc w:val="center"/>
        <w:rPr>
          <w:color w:val="365F91" w:themeColor="accent1" w:themeShade="BF"/>
          <w:sz w:val="40"/>
          <w:szCs w:val="40"/>
          <w:lang w:val="en-GB"/>
        </w:rPr>
      </w:pPr>
    </w:p>
    <w:p w14:paraId="0A31B393" w14:textId="77777777" w:rsidR="002B52DD" w:rsidRPr="00F270DC" w:rsidRDefault="002B52DD" w:rsidP="002B52DD">
      <w:pPr>
        <w:jc w:val="center"/>
        <w:rPr>
          <w:color w:val="365F91" w:themeColor="accent1" w:themeShade="BF"/>
          <w:sz w:val="40"/>
          <w:szCs w:val="40"/>
          <w:lang w:val="en-GB"/>
        </w:rPr>
      </w:pPr>
    </w:p>
    <w:p w14:paraId="2FC2B8E3" w14:textId="77777777" w:rsidR="002B52DD" w:rsidRPr="00F270DC" w:rsidRDefault="002B52DD" w:rsidP="002B52DD">
      <w:pPr>
        <w:jc w:val="center"/>
        <w:rPr>
          <w:color w:val="365F91" w:themeColor="accent1" w:themeShade="BF"/>
          <w:sz w:val="40"/>
          <w:szCs w:val="40"/>
          <w:lang w:val="en-GB"/>
        </w:rPr>
      </w:pPr>
    </w:p>
    <w:p w14:paraId="5C3BB5EE" w14:textId="77777777" w:rsidR="002B52DD" w:rsidRPr="00F270DC" w:rsidRDefault="002B52DD" w:rsidP="002B52DD">
      <w:pPr>
        <w:jc w:val="center"/>
        <w:rPr>
          <w:color w:val="365F91" w:themeColor="accent1" w:themeShade="BF"/>
          <w:sz w:val="40"/>
          <w:szCs w:val="40"/>
          <w:lang w:val="en-GB"/>
        </w:rPr>
      </w:pPr>
      <w:r w:rsidRPr="00F270DC">
        <w:rPr>
          <w:color w:val="365F91" w:themeColor="accent1" w:themeShade="BF"/>
          <w:sz w:val="40"/>
          <w:szCs w:val="40"/>
          <w:lang w:val="en-GB"/>
        </w:rPr>
        <w:t>Report</w:t>
      </w:r>
    </w:p>
    <w:p w14:paraId="79BF40A7" w14:textId="77777777" w:rsidR="002B52DD" w:rsidRPr="00F270DC" w:rsidRDefault="002B52DD" w:rsidP="002B52DD">
      <w:pPr>
        <w:jc w:val="center"/>
        <w:rPr>
          <w:color w:val="365F91" w:themeColor="accent1" w:themeShade="BF"/>
          <w:sz w:val="40"/>
          <w:szCs w:val="40"/>
          <w:lang w:val="en-GB"/>
        </w:rPr>
      </w:pPr>
    </w:p>
    <w:p w14:paraId="392034AA" w14:textId="77777777" w:rsidR="002B52DD" w:rsidRPr="00F270DC" w:rsidRDefault="002B52DD" w:rsidP="002B52DD">
      <w:pPr>
        <w:jc w:val="center"/>
        <w:rPr>
          <w:color w:val="365F91" w:themeColor="accent1" w:themeShade="BF"/>
          <w:sz w:val="40"/>
          <w:szCs w:val="40"/>
          <w:lang w:val="en-GB"/>
        </w:rPr>
      </w:pPr>
    </w:p>
    <w:p w14:paraId="23912A1D" w14:textId="77777777" w:rsidR="002B52DD" w:rsidRPr="00F270DC" w:rsidRDefault="002B52DD" w:rsidP="002B52DD">
      <w:pPr>
        <w:jc w:val="center"/>
        <w:rPr>
          <w:color w:val="365F91" w:themeColor="accent1" w:themeShade="BF"/>
          <w:sz w:val="40"/>
          <w:szCs w:val="40"/>
          <w:lang w:val="en-GB"/>
        </w:rPr>
      </w:pPr>
    </w:p>
    <w:p w14:paraId="13095189" w14:textId="74E3D3DA" w:rsidR="002B52DD" w:rsidRPr="00F270DC" w:rsidRDefault="002B52DD" w:rsidP="002B52DD">
      <w:pPr>
        <w:jc w:val="center"/>
        <w:rPr>
          <w:color w:val="365F91" w:themeColor="accent1" w:themeShade="BF"/>
          <w:sz w:val="40"/>
          <w:szCs w:val="40"/>
          <w:lang w:val="en-GB"/>
        </w:rPr>
      </w:pPr>
      <w:r w:rsidRPr="00F270DC">
        <w:rPr>
          <w:color w:val="365F91" w:themeColor="accent1" w:themeShade="BF"/>
          <w:sz w:val="40"/>
          <w:szCs w:val="40"/>
          <w:lang w:val="en-GB"/>
        </w:rPr>
        <w:t>Author:</w:t>
      </w:r>
      <w:r w:rsidR="006115E4">
        <w:rPr>
          <w:color w:val="365F91" w:themeColor="accent1" w:themeShade="BF"/>
          <w:sz w:val="40"/>
          <w:szCs w:val="40"/>
          <w:lang w:val="en-GB"/>
        </w:rPr>
        <w:t xml:space="preserve"> Samithu Dinil Jayatunge</w:t>
      </w:r>
    </w:p>
    <w:p w14:paraId="6789B4AE" w14:textId="26D923C2" w:rsidR="002B52DD" w:rsidRPr="00F270DC" w:rsidRDefault="002B52DD" w:rsidP="002B52DD">
      <w:pPr>
        <w:jc w:val="center"/>
        <w:rPr>
          <w:color w:val="365F91" w:themeColor="accent1" w:themeShade="BF"/>
          <w:sz w:val="40"/>
          <w:szCs w:val="40"/>
          <w:lang w:val="en-GB"/>
        </w:rPr>
      </w:pPr>
      <w:r w:rsidRPr="00F270DC">
        <w:rPr>
          <w:color w:val="365F91" w:themeColor="accent1" w:themeShade="BF"/>
          <w:sz w:val="40"/>
          <w:szCs w:val="40"/>
          <w:lang w:val="en-GB"/>
        </w:rPr>
        <w:t>Student ID:</w:t>
      </w:r>
      <w:r w:rsidR="00604BC6">
        <w:rPr>
          <w:color w:val="365F91" w:themeColor="accent1" w:themeShade="BF"/>
          <w:sz w:val="40"/>
          <w:szCs w:val="40"/>
          <w:lang w:val="en-GB"/>
        </w:rPr>
        <w:t>20210831</w:t>
      </w:r>
    </w:p>
    <w:p w14:paraId="28E57518" w14:textId="77777777" w:rsidR="002B52DD" w:rsidRPr="00F270DC" w:rsidRDefault="002B52DD" w:rsidP="002B52DD">
      <w:pPr>
        <w:jc w:val="center"/>
        <w:rPr>
          <w:color w:val="365F91" w:themeColor="accent1" w:themeShade="BF"/>
          <w:sz w:val="40"/>
          <w:szCs w:val="40"/>
          <w:lang w:val="en-GB"/>
        </w:rPr>
      </w:pPr>
    </w:p>
    <w:p w14:paraId="05C9D331" w14:textId="77777777" w:rsidR="002B52DD" w:rsidRPr="00F270DC" w:rsidRDefault="002B52DD" w:rsidP="002B52DD">
      <w:pPr>
        <w:jc w:val="center"/>
        <w:rPr>
          <w:color w:val="365F91" w:themeColor="accent1" w:themeShade="BF"/>
          <w:sz w:val="40"/>
          <w:szCs w:val="40"/>
          <w:lang w:val="en-GB"/>
        </w:rPr>
      </w:pPr>
    </w:p>
    <w:p w14:paraId="2AB7BE7E" w14:textId="1BC98ED8" w:rsidR="002B52DD" w:rsidRPr="00F270DC" w:rsidRDefault="002B52DD" w:rsidP="002B52DD">
      <w:pPr>
        <w:jc w:val="center"/>
        <w:rPr>
          <w:color w:val="365F91" w:themeColor="accent1" w:themeShade="BF"/>
          <w:sz w:val="40"/>
          <w:szCs w:val="40"/>
          <w:lang w:val="en-GB"/>
        </w:rPr>
      </w:pPr>
      <w:r w:rsidRPr="00F270DC">
        <w:rPr>
          <w:color w:val="365F91" w:themeColor="accent1" w:themeShade="BF"/>
          <w:sz w:val="40"/>
          <w:szCs w:val="40"/>
          <w:lang w:val="en-GB"/>
        </w:rPr>
        <w:t>Group Number:</w:t>
      </w:r>
      <w:r w:rsidR="006115E4">
        <w:rPr>
          <w:color w:val="365F91" w:themeColor="accent1" w:themeShade="BF"/>
          <w:sz w:val="40"/>
          <w:szCs w:val="40"/>
          <w:lang w:val="en-GB"/>
        </w:rPr>
        <w:t xml:space="preserve"> M</w:t>
      </w:r>
      <w:r w:rsidR="002446A3">
        <w:rPr>
          <w:color w:val="365F91" w:themeColor="accent1" w:themeShade="BF"/>
          <w:sz w:val="40"/>
          <w:szCs w:val="40"/>
          <w:lang w:val="en-GB"/>
        </w:rPr>
        <w:t>6</w:t>
      </w:r>
    </w:p>
    <w:p w14:paraId="6613AA62" w14:textId="3D961A62" w:rsidR="002B52DD" w:rsidRPr="00F270DC" w:rsidRDefault="000F0727" w:rsidP="002B52DD">
      <w:pPr>
        <w:jc w:val="center"/>
        <w:rPr>
          <w:color w:val="365F91" w:themeColor="accent1" w:themeShade="BF"/>
          <w:sz w:val="40"/>
          <w:szCs w:val="40"/>
          <w:lang w:val="en-GB"/>
        </w:rPr>
      </w:pPr>
      <w:r>
        <w:rPr>
          <w:color w:val="365F91" w:themeColor="accent1" w:themeShade="BF"/>
          <w:sz w:val="40"/>
          <w:szCs w:val="40"/>
          <w:lang w:val="en-GB"/>
        </w:rPr>
        <w:t>Student Role</w:t>
      </w:r>
      <w:r w:rsidR="002B52DD" w:rsidRPr="00F270DC">
        <w:rPr>
          <w:color w:val="365F91" w:themeColor="accent1" w:themeShade="BF"/>
          <w:sz w:val="40"/>
          <w:szCs w:val="40"/>
          <w:lang w:val="en-GB"/>
        </w:rPr>
        <w:t>:</w:t>
      </w:r>
      <w:r w:rsidR="00604BC6">
        <w:rPr>
          <w:color w:val="365F91" w:themeColor="accent1" w:themeShade="BF"/>
          <w:sz w:val="40"/>
          <w:szCs w:val="40"/>
          <w:lang w:val="en-GB"/>
        </w:rPr>
        <w:t xml:space="preserve"> Student 3</w:t>
      </w:r>
    </w:p>
    <w:p w14:paraId="1B7C5DCD" w14:textId="77777777" w:rsidR="002B52DD" w:rsidRPr="00F270DC" w:rsidRDefault="002B52DD" w:rsidP="002B52DD">
      <w:pPr>
        <w:jc w:val="center"/>
        <w:rPr>
          <w:color w:val="365F91" w:themeColor="accent1" w:themeShade="BF"/>
          <w:sz w:val="40"/>
          <w:szCs w:val="40"/>
          <w:lang w:val="en-GB"/>
        </w:rPr>
      </w:pPr>
    </w:p>
    <w:p w14:paraId="0D27400B" w14:textId="77777777" w:rsidR="002B52DD" w:rsidRPr="00F270DC" w:rsidRDefault="002B52DD" w:rsidP="002B52DD">
      <w:pPr>
        <w:jc w:val="center"/>
        <w:rPr>
          <w:color w:val="365F91" w:themeColor="accent1" w:themeShade="BF"/>
          <w:sz w:val="40"/>
          <w:szCs w:val="40"/>
          <w:lang w:val="en-GB"/>
        </w:rPr>
      </w:pPr>
    </w:p>
    <w:p w14:paraId="35D08CCF" w14:textId="77777777" w:rsidR="002B52DD" w:rsidRPr="00F270DC" w:rsidRDefault="002B52DD" w:rsidP="002B52DD">
      <w:pPr>
        <w:jc w:val="center"/>
        <w:rPr>
          <w:color w:val="365F91" w:themeColor="accent1" w:themeShade="BF"/>
          <w:sz w:val="40"/>
          <w:szCs w:val="40"/>
          <w:lang w:val="en-GB"/>
        </w:rPr>
      </w:pPr>
    </w:p>
    <w:p w14:paraId="1CB6BE7D" w14:textId="77777777" w:rsidR="002B52DD" w:rsidRPr="00F270DC" w:rsidRDefault="002B52DD" w:rsidP="002B52DD">
      <w:pPr>
        <w:jc w:val="center"/>
        <w:rPr>
          <w:color w:val="365F91" w:themeColor="accent1" w:themeShade="BF"/>
          <w:sz w:val="40"/>
          <w:szCs w:val="40"/>
          <w:lang w:val="en-GB"/>
        </w:rPr>
      </w:pPr>
    </w:p>
    <w:p w14:paraId="29B67A5B" w14:textId="77777777" w:rsidR="002B52DD" w:rsidRPr="00F270DC" w:rsidRDefault="002B52DD" w:rsidP="002B52DD">
      <w:pPr>
        <w:jc w:val="center"/>
        <w:rPr>
          <w:color w:val="365F91" w:themeColor="accent1" w:themeShade="BF"/>
          <w:sz w:val="40"/>
          <w:szCs w:val="40"/>
          <w:lang w:val="en-GB"/>
        </w:rPr>
      </w:pPr>
    </w:p>
    <w:p w14:paraId="5880D0B2" w14:textId="77777777" w:rsidR="002B52DD" w:rsidRPr="00F270DC" w:rsidRDefault="002B52DD" w:rsidP="002B52DD">
      <w:pPr>
        <w:jc w:val="center"/>
        <w:rPr>
          <w:color w:val="365F91" w:themeColor="accent1" w:themeShade="BF"/>
          <w:sz w:val="40"/>
          <w:szCs w:val="40"/>
          <w:lang w:val="en-GB"/>
        </w:rPr>
      </w:pPr>
    </w:p>
    <w:p w14:paraId="60D31C1F" w14:textId="77777777" w:rsidR="002B52DD" w:rsidRPr="00F270DC" w:rsidRDefault="002B52DD" w:rsidP="002B52DD">
      <w:pPr>
        <w:jc w:val="center"/>
        <w:rPr>
          <w:color w:val="365F91" w:themeColor="accent1" w:themeShade="BF"/>
          <w:sz w:val="40"/>
          <w:szCs w:val="40"/>
          <w:lang w:val="en-GB"/>
        </w:rPr>
      </w:pPr>
    </w:p>
    <w:p w14:paraId="1DEABAD7" w14:textId="77777777" w:rsidR="002B52DD" w:rsidRPr="00F270DC" w:rsidRDefault="002B52DD" w:rsidP="002B52DD">
      <w:pPr>
        <w:jc w:val="center"/>
        <w:rPr>
          <w:color w:val="365F91" w:themeColor="accent1" w:themeShade="BF"/>
          <w:sz w:val="40"/>
          <w:szCs w:val="40"/>
          <w:lang w:val="en-GB"/>
        </w:rPr>
      </w:pPr>
    </w:p>
    <w:p w14:paraId="510E7AF5" w14:textId="2028A417" w:rsidR="002B52DD" w:rsidRPr="00F270DC" w:rsidRDefault="002B52DD" w:rsidP="002B52DD">
      <w:pPr>
        <w:jc w:val="center"/>
        <w:rPr>
          <w:color w:val="365F91" w:themeColor="accent1" w:themeShade="BF"/>
          <w:sz w:val="28"/>
          <w:szCs w:val="40"/>
          <w:lang w:val="en-GB"/>
        </w:rPr>
      </w:pPr>
      <w:r w:rsidRPr="00F270DC">
        <w:rPr>
          <w:color w:val="365F91" w:themeColor="accent1" w:themeShade="BF"/>
          <w:sz w:val="28"/>
          <w:szCs w:val="40"/>
          <w:lang w:val="en-GB"/>
        </w:rPr>
        <w:t>Link</w:t>
      </w:r>
      <w:r w:rsidR="000F0727">
        <w:rPr>
          <w:color w:val="365F91" w:themeColor="accent1" w:themeShade="BF"/>
          <w:sz w:val="28"/>
          <w:szCs w:val="40"/>
          <w:lang w:val="en-GB"/>
        </w:rPr>
        <w:t>(</w:t>
      </w:r>
      <w:r w:rsidRPr="00F270DC">
        <w:rPr>
          <w:color w:val="365F91" w:themeColor="accent1" w:themeShade="BF"/>
          <w:sz w:val="28"/>
          <w:szCs w:val="40"/>
          <w:lang w:val="en-GB"/>
        </w:rPr>
        <w:t>s</w:t>
      </w:r>
      <w:r w:rsidR="000F0727">
        <w:rPr>
          <w:color w:val="365F91" w:themeColor="accent1" w:themeShade="BF"/>
          <w:sz w:val="28"/>
          <w:szCs w:val="40"/>
          <w:lang w:val="en-GB"/>
        </w:rPr>
        <w:t>)</w:t>
      </w:r>
      <w:r w:rsidR="0014339F">
        <w:rPr>
          <w:color w:val="365F91" w:themeColor="accent1" w:themeShade="BF"/>
          <w:sz w:val="28"/>
          <w:szCs w:val="40"/>
          <w:lang w:val="en-GB"/>
        </w:rPr>
        <w:t xml:space="preserve"> to </w:t>
      </w:r>
      <w:proofErr w:type="spellStart"/>
      <w:r w:rsidR="0014339F">
        <w:rPr>
          <w:color w:val="365F91" w:themeColor="accent1" w:themeShade="BF"/>
          <w:sz w:val="28"/>
          <w:szCs w:val="40"/>
          <w:lang w:val="en-GB"/>
        </w:rPr>
        <w:t>WebSite</w:t>
      </w:r>
      <w:proofErr w:type="spellEnd"/>
      <w:r w:rsidR="00410087">
        <w:rPr>
          <w:color w:val="365F91" w:themeColor="accent1" w:themeShade="BF"/>
          <w:sz w:val="28"/>
          <w:szCs w:val="40"/>
          <w:lang w:val="en-GB"/>
        </w:rPr>
        <w:t xml:space="preserve"> </w:t>
      </w:r>
    </w:p>
    <w:p w14:paraId="338FF354" w14:textId="77777777" w:rsidR="00081551" w:rsidRPr="00F270DC" w:rsidRDefault="00081551" w:rsidP="00081551">
      <w:pPr>
        <w:rPr>
          <w:color w:val="365F91" w:themeColor="accent1" w:themeShade="BF"/>
          <w:sz w:val="28"/>
          <w:szCs w:val="40"/>
          <w:lang w:val="en-GB"/>
        </w:rPr>
      </w:pPr>
      <w:r w:rsidRPr="00F270DC">
        <w:rPr>
          <w:color w:val="365F91" w:themeColor="accent1" w:themeShade="BF"/>
          <w:sz w:val="28"/>
          <w:szCs w:val="40"/>
          <w:lang w:val="en-GB"/>
        </w:rPr>
        <w:t xml:space="preserve">URL: </w:t>
      </w:r>
    </w:p>
    <w:p w14:paraId="3476ADB1" w14:textId="77777777" w:rsidR="002B52DD" w:rsidRPr="00F270DC" w:rsidRDefault="002B52DD" w:rsidP="002B52DD">
      <w:pPr>
        <w:jc w:val="center"/>
        <w:rPr>
          <w:color w:val="365F91" w:themeColor="accent1" w:themeShade="BF"/>
          <w:sz w:val="40"/>
          <w:szCs w:val="40"/>
          <w:lang w:val="en-GB"/>
        </w:rPr>
        <w:sectPr w:rsidR="002B52DD" w:rsidRPr="00F270DC">
          <w:headerReference w:type="default" r:id="rId12"/>
          <w:footerReference w:type="default" r:id="rId13"/>
          <w:pgSz w:w="11906" w:h="16838"/>
          <w:pgMar w:top="1440" w:right="1440" w:bottom="1440" w:left="1440" w:header="708" w:footer="708" w:gutter="0"/>
          <w:cols w:space="708"/>
          <w:docGrid w:linePitch="360"/>
        </w:sectPr>
      </w:pPr>
    </w:p>
    <w:sdt>
      <w:sdtPr>
        <w:rPr>
          <w:rFonts w:asciiTheme="minorHAnsi" w:hAnsiTheme="minorHAnsi"/>
          <w:b/>
          <w:bCs/>
          <w:sz w:val="24"/>
          <w:lang w:val="en-GB"/>
        </w:rPr>
        <w:id w:val="1545484524"/>
        <w:docPartObj>
          <w:docPartGallery w:val="Table of Contents"/>
          <w:docPartUnique/>
        </w:docPartObj>
      </w:sdtPr>
      <w:sdtEndPr>
        <w:rPr>
          <w:rFonts w:ascii="Arial" w:hAnsi="Arial"/>
          <w:b w:val="0"/>
          <w:bCs w:val="0"/>
          <w:noProof/>
          <w:sz w:val="22"/>
        </w:rPr>
      </w:sdtEndPr>
      <w:sdtContent>
        <w:p w14:paraId="4EAACDD1" w14:textId="206F8C36" w:rsidR="0073148B" w:rsidRDefault="009A500E">
          <w:pPr>
            <w:pStyle w:val="TOC1"/>
            <w:tabs>
              <w:tab w:val="left" w:pos="480"/>
              <w:tab w:val="right" w:leader="dot" w:pos="9016"/>
            </w:tabs>
            <w:rPr>
              <w:rFonts w:asciiTheme="minorHAnsi" w:eastAsiaTheme="minorEastAsia" w:hAnsiTheme="minorHAnsi"/>
              <w:noProof/>
              <w:szCs w:val="22"/>
              <w:lang w:val="en-GB" w:eastAsia="en-GB"/>
            </w:rPr>
          </w:pPr>
          <w:r w:rsidRPr="00F270DC">
            <w:rPr>
              <w:rFonts w:asciiTheme="majorHAnsi" w:eastAsiaTheme="majorEastAsia" w:hAnsiTheme="majorHAnsi" w:cstheme="majorBidi"/>
              <w:color w:val="365F91" w:themeColor="accent1" w:themeShade="BF"/>
              <w:sz w:val="28"/>
              <w:szCs w:val="28"/>
              <w:lang w:val="en-GB" w:eastAsia="ja-JP"/>
            </w:rPr>
            <w:fldChar w:fldCharType="begin"/>
          </w:r>
          <w:r w:rsidRPr="00F270DC">
            <w:rPr>
              <w:lang w:val="en-GB"/>
            </w:rPr>
            <w:instrText xml:space="preserve"> TOC \o "1-3" \h \z \u </w:instrText>
          </w:r>
          <w:r w:rsidRPr="00F270DC">
            <w:rPr>
              <w:rFonts w:asciiTheme="majorHAnsi" w:eastAsiaTheme="majorEastAsia" w:hAnsiTheme="majorHAnsi" w:cstheme="majorBidi"/>
              <w:color w:val="365F91" w:themeColor="accent1" w:themeShade="BF"/>
              <w:sz w:val="28"/>
              <w:szCs w:val="28"/>
              <w:lang w:val="en-GB" w:eastAsia="ja-JP"/>
            </w:rPr>
            <w:fldChar w:fldCharType="separate"/>
          </w:r>
          <w:hyperlink w:anchor="_Toc64452593" w:history="1">
            <w:r w:rsidR="0073148B" w:rsidRPr="00A23E4F">
              <w:rPr>
                <w:rStyle w:val="Hyperlink"/>
                <w:noProof/>
              </w:rPr>
              <w:t>1.</w:t>
            </w:r>
            <w:r w:rsidR="0073148B">
              <w:rPr>
                <w:rFonts w:asciiTheme="minorHAnsi" w:eastAsiaTheme="minorEastAsia" w:hAnsiTheme="minorHAnsi"/>
                <w:noProof/>
                <w:szCs w:val="22"/>
                <w:lang w:val="en-GB" w:eastAsia="en-GB"/>
              </w:rPr>
              <w:tab/>
            </w:r>
            <w:r w:rsidR="0073148B" w:rsidRPr="00A23E4F">
              <w:rPr>
                <w:rStyle w:val="Hyperlink"/>
                <w:noProof/>
              </w:rPr>
              <w:t>Introduction</w:t>
            </w:r>
            <w:r w:rsidR="0073148B">
              <w:rPr>
                <w:noProof/>
                <w:webHidden/>
              </w:rPr>
              <w:tab/>
            </w:r>
            <w:r w:rsidR="0073148B">
              <w:rPr>
                <w:noProof/>
                <w:webHidden/>
              </w:rPr>
              <w:fldChar w:fldCharType="begin"/>
            </w:r>
            <w:r w:rsidR="0073148B">
              <w:rPr>
                <w:noProof/>
                <w:webHidden/>
              </w:rPr>
              <w:instrText xml:space="preserve"> PAGEREF _Toc64452593 \h </w:instrText>
            </w:r>
            <w:r w:rsidR="0073148B">
              <w:rPr>
                <w:noProof/>
                <w:webHidden/>
              </w:rPr>
            </w:r>
            <w:r w:rsidR="0073148B">
              <w:rPr>
                <w:noProof/>
                <w:webHidden/>
              </w:rPr>
              <w:fldChar w:fldCharType="separate"/>
            </w:r>
            <w:r w:rsidR="0073148B">
              <w:rPr>
                <w:noProof/>
                <w:webHidden/>
              </w:rPr>
              <w:t>2</w:t>
            </w:r>
            <w:r w:rsidR="0073148B">
              <w:rPr>
                <w:noProof/>
                <w:webHidden/>
              </w:rPr>
              <w:fldChar w:fldCharType="end"/>
            </w:r>
          </w:hyperlink>
        </w:p>
        <w:p w14:paraId="09A6AFC8" w14:textId="348A334B" w:rsidR="0073148B" w:rsidRDefault="00F967DD">
          <w:pPr>
            <w:pStyle w:val="TOC1"/>
            <w:tabs>
              <w:tab w:val="left" w:pos="480"/>
              <w:tab w:val="right" w:leader="dot" w:pos="9016"/>
            </w:tabs>
            <w:rPr>
              <w:noProof/>
            </w:rPr>
          </w:pPr>
          <w:hyperlink w:anchor="_Toc64452594" w:history="1">
            <w:r w:rsidR="0073148B" w:rsidRPr="00A23E4F">
              <w:rPr>
                <w:rStyle w:val="Hyperlink"/>
                <w:noProof/>
              </w:rPr>
              <w:t>2.</w:t>
            </w:r>
            <w:r w:rsidR="0073148B">
              <w:rPr>
                <w:rFonts w:asciiTheme="minorHAnsi" w:eastAsiaTheme="minorEastAsia" w:hAnsiTheme="minorHAnsi"/>
                <w:noProof/>
                <w:szCs w:val="22"/>
                <w:lang w:val="en-GB" w:eastAsia="en-GB"/>
              </w:rPr>
              <w:tab/>
            </w:r>
            <w:r w:rsidR="0073148B" w:rsidRPr="00A23E4F">
              <w:rPr>
                <w:rStyle w:val="Hyperlink"/>
                <w:noProof/>
              </w:rPr>
              <w:t>Technical Discussion</w:t>
            </w:r>
            <w:r w:rsidR="0073148B">
              <w:rPr>
                <w:noProof/>
                <w:webHidden/>
              </w:rPr>
              <w:tab/>
            </w:r>
            <w:r w:rsidR="0073148B">
              <w:rPr>
                <w:noProof/>
                <w:webHidden/>
              </w:rPr>
              <w:fldChar w:fldCharType="begin"/>
            </w:r>
            <w:r w:rsidR="0073148B">
              <w:rPr>
                <w:noProof/>
                <w:webHidden/>
              </w:rPr>
              <w:instrText xml:space="preserve"> PAGEREF _Toc64452594 \h </w:instrText>
            </w:r>
            <w:r w:rsidR="0073148B">
              <w:rPr>
                <w:noProof/>
                <w:webHidden/>
              </w:rPr>
            </w:r>
            <w:r w:rsidR="0073148B">
              <w:rPr>
                <w:noProof/>
                <w:webHidden/>
              </w:rPr>
              <w:fldChar w:fldCharType="separate"/>
            </w:r>
            <w:r w:rsidR="0073148B">
              <w:rPr>
                <w:noProof/>
                <w:webHidden/>
              </w:rPr>
              <w:t>2</w:t>
            </w:r>
            <w:r w:rsidR="0073148B">
              <w:rPr>
                <w:noProof/>
                <w:webHidden/>
              </w:rPr>
              <w:fldChar w:fldCharType="end"/>
            </w:r>
          </w:hyperlink>
        </w:p>
        <w:p w14:paraId="4632DC86" w14:textId="07F900E8" w:rsidR="001A7FA9" w:rsidRPr="00532A16" w:rsidRDefault="00F967DD" w:rsidP="001A7FA9">
          <w:pPr>
            <w:pStyle w:val="TOC1"/>
            <w:tabs>
              <w:tab w:val="left" w:pos="480"/>
              <w:tab w:val="right" w:leader="dot" w:pos="9016"/>
            </w:tabs>
            <w:rPr>
              <w:rFonts w:asciiTheme="minorHAnsi" w:eastAsiaTheme="minorEastAsia" w:hAnsiTheme="minorHAnsi"/>
              <w:noProof/>
              <w:szCs w:val="22"/>
              <w:lang w:val="en-GB" w:eastAsia="en-GB"/>
            </w:rPr>
          </w:pPr>
          <w:hyperlink w:anchor="_Toc64452601" w:history="1">
            <w:r w:rsidR="001A7FA9" w:rsidRPr="00532A16">
              <w:rPr>
                <w:rStyle w:val="Hyperlink"/>
                <w:noProof/>
              </w:rPr>
              <w:t>3.</w:t>
            </w:r>
            <w:r w:rsidR="001A7FA9" w:rsidRPr="00532A16">
              <w:rPr>
                <w:rFonts w:asciiTheme="minorHAnsi" w:eastAsiaTheme="minorEastAsia" w:hAnsiTheme="minorHAnsi"/>
                <w:noProof/>
                <w:szCs w:val="22"/>
                <w:lang w:val="en-GB" w:eastAsia="en-GB"/>
              </w:rPr>
              <w:tab/>
            </w:r>
            <w:r w:rsidR="001A7FA9" w:rsidRPr="00532A16">
              <w:rPr>
                <w:rStyle w:val="Hyperlink"/>
                <w:noProof/>
              </w:rPr>
              <w:t>Webpage Validation</w:t>
            </w:r>
            <w:r w:rsidR="002F1100" w:rsidRPr="004A7402">
              <w:rPr>
                <w:rStyle w:val="Hyperlink"/>
                <w:noProof/>
                <w:shd w:val="clear" w:color="auto" w:fill="FFFFFF" w:themeFill="background1"/>
              </w:rPr>
              <w:t xml:space="preserve"> Statement</w:t>
            </w:r>
            <w:r w:rsidR="001A7FA9" w:rsidRPr="00532A16">
              <w:rPr>
                <w:noProof/>
                <w:webHidden/>
              </w:rPr>
              <w:tab/>
            </w:r>
            <w:r w:rsidR="001A7FA9" w:rsidRPr="00532A16">
              <w:rPr>
                <w:noProof/>
                <w:webHidden/>
              </w:rPr>
              <w:fldChar w:fldCharType="begin"/>
            </w:r>
            <w:r w:rsidR="001A7FA9" w:rsidRPr="00532A16">
              <w:rPr>
                <w:noProof/>
                <w:webHidden/>
              </w:rPr>
              <w:instrText xml:space="preserve"> PAGEREF _Toc64452601 \h </w:instrText>
            </w:r>
            <w:r w:rsidR="001A7FA9" w:rsidRPr="00532A16">
              <w:rPr>
                <w:noProof/>
                <w:webHidden/>
              </w:rPr>
            </w:r>
            <w:r w:rsidR="001A7FA9" w:rsidRPr="00532A16">
              <w:rPr>
                <w:noProof/>
                <w:webHidden/>
              </w:rPr>
              <w:fldChar w:fldCharType="separate"/>
            </w:r>
            <w:r w:rsidR="001A7FA9" w:rsidRPr="00532A16">
              <w:rPr>
                <w:noProof/>
                <w:webHidden/>
              </w:rPr>
              <w:t>3</w:t>
            </w:r>
            <w:r w:rsidR="001A7FA9" w:rsidRPr="00532A16">
              <w:rPr>
                <w:noProof/>
                <w:webHidden/>
              </w:rPr>
              <w:fldChar w:fldCharType="end"/>
            </w:r>
          </w:hyperlink>
        </w:p>
        <w:p w14:paraId="7174792E" w14:textId="20B89FF4" w:rsidR="0073148B" w:rsidRPr="00532A16" w:rsidRDefault="00F967DD">
          <w:pPr>
            <w:pStyle w:val="TOC1"/>
            <w:tabs>
              <w:tab w:val="left" w:pos="480"/>
              <w:tab w:val="right" w:leader="dot" w:pos="9016"/>
            </w:tabs>
            <w:rPr>
              <w:rFonts w:asciiTheme="minorHAnsi" w:eastAsiaTheme="minorEastAsia" w:hAnsiTheme="minorHAnsi"/>
              <w:noProof/>
              <w:szCs w:val="22"/>
              <w:lang w:val="en-GB" w:eastAsia="en-GB"/>
            </w:rPr>
          </w:pPr>
          <w:hyperlink w:anchor="_Toc64452601" w:history="1">
            <w:r w:rsidR="002F1100" w:rsidRPr="00532A16">
              <w:rPr>
                <w:rStyle w:val="Hyperlink"/>
                <w:noProof/>
              </w:rPr>
              <w:t>4</w:t>
            </w:r>
            <w:r w:rsidR="0073148B" w:rsidRPr="00532A16">
              <w:rPr>
                <w:rStyle w:val="Hyperlink"/>
                <w:noProof/>
              </w:rPr>
              <w:t>.</w:t>
            </w:r>
            <w:r w:rsidR="0073148B" w:rsidRPr="00532A16">
              <w:rPr>
                <w:rFonts w:asciiTheme="minorHAnsi" w:eastAsiaTheme="minorEastAsia" w:hAnsiTheme="minorHAnsi"/>
                <w:noProof/>
                <w:szCs w:val="22"/>
                <w:lang w:val="en-GB" w:eastAsia="en-GB"/>
              </w:rPr>
              <w:tab/>
            </w:r>
            <w:r w:rsidR="0073148B" w:rsidRPr="00532A16">
              <w:rPr>
                <w:rStyle w:val="Hyperlink"/>
                <w:noProof/>
              </w:rPr>
              <w:t>Janet</w:t>
            </w:r>
            <w:r w:rsidR="0073148B" w:rsidRPr="00532A16">
              <w:rPr>
                <w:noProof/>
                <w:webHidden/>
              </w:rPr>
              <w:tab/>
            </w:r>
            <w:r w:rsidR="0073148B" w:rsidRPr="00532A16">
              <w:rPr>
                <w:noProof/>
                <w:webHidden/>
              </w:rPr>
              <w:fldChar w:fldCharType="begin"/>
            </w:r>
            <w:r w:rsidR="0073148B" w:rsidRPr="00532A16">
              <w:rPr>
                <w:noProof/>
                <w:webHidden/>
              </w:rPr>
              <w:instrText xml:space="preserve"> PAGEREF _Toc64452601 \h </w:instrText>
            </w:r>
            <w:r w:rsidR="0073148B" w:rsidRPr="00532A16">
              <w:rPr>
                <w:noProof/>
                <w:webHidden/>
              </w:rPr>
            </w:r>
            <w:r w:rsidR="0073148B" w:rsidRPr="00532A16">
              <w:rPr>
                <w:noProof/>
                <w:webHidden/>
              </w:rPr>
              <w:fldChar w:fldCharType="separate"/>
            </w:r>
            <w:r w:rsidR="0073148B" w:rsidRPr="00532A16">
              <w:rPr>
                <w:noProof/>
                <w:webHidden/>
              </w:rPr>
              <w:t>3</w:t>
            </w:r>
            <w:r w:rsidR="0073148B" w:rsidRPr="00532A16">
              <w:rPr>
                <w:noProof/>
                <w:webHidden/>
              </w:rPr>
              <w:fldChar w:fldCharType="end"/>
            </w:r>
          </w:hyperlink>
        </w:p>
        <w:p w14:paraId="1C59C396" w14:textId="0CFD3045" w:rsidR="0073148B" w:rsidRPr="00532A16" w:rsidRDefault="00F967DD">
          <w:pPr>
            <w:pStyle w:val="TOC1"/>
            <w:tabs>
              <w:tab w:val="right" w:leader="dot" w:pos="9016"/>
            </w:tabs>
            <w:rPr>
              <w:rFonts w:asciiTheme="minorHAnsi" w:eastAsiaTheme="minorEastAsia" w:hAnsiTheme="minorHAnsi"/>
              <w:noProof/>
              <w:szCs w:val="22"/>
              <w:lang w:val="en-GB" w:eastAsia="en-GB"/>
            </w:rPr>
          </w:pPr>
          <w:hyperlink w:anchor="_Toc64452602" w:history="1">
            <w:r w:rsidR="0073148B" w:rsidRPr="00532A16">
              <w:rPr>
                <w:rStyle w:val="Hyperlink"/>
                <w:noProof/>
              </w:rPr>
              <w:t>References</w:t>
            </w:r>
            <w:r w:rsidR="0073148B" w:rsidRPr="00532A16">
              <w:rPr>
                <w:noProof/>
                <w:webHidden/>
              </w:rPr>
              <w:tab/>
            </w:r>
            <w:r w:rsidR="0073148B" w:rsidRPr="00532A16">
              <w:rPr>
                <w:noProof/>
                <w:webHidden/>
              </w:rPr>
              <w:fldChar w:fldCharType="begin"/>
            </w:r>
            <w:r w:rsidR="0073148B" w:rsidRPr="00532A16">
              <w:rPr>
                <w:noProof/>
                <w:webHidden/>
              </w:rPr>
              <w:instrText xml:space="preserve"> PAGEREF _Toc64452602 \h </w:instrText>
            </w:r>
            <w:r w:rsidR="0073148B" w:rsidRPr="00532A16">
              <w:rPr>
                <w:noProof/>
                <w:webHidden/>
              </w:rPr>
            </w:r>
            <w:r w:rsidR="0073148B" w:rsidRPr="00532A16">
              <w:rPr>
                <w:noProof/>
                <w:webHidden/>
              </w:rPr>
              <w:fldChar w:fldCharType="separate"/>
            </w:r>
            <w:r w:rsidR="0073148B" w:rsidRPr="00532A16">
              <w:rPr>
                <w:noProof/>
                <w:webHidden/>
              </w:rPr>
              <w:t>3</w:t>
            </w:r>
            <w:r w:rsidR="0073148B" w:rsidRPr="00532A16">
              <w:rPr>
                <w:noProof/>
                <w:webHidden/>
              </w:rPr>
              <w:fldChar w:fldCharType="end"/>
            </w:r>
          </w:hyperlink>
        </w:p>
        <w:p w14:paraId="3AB11E4B" w14:textId="44B82A84" w:rsidR="0073148B" w:rsidRPr="00532A16" w:rsidRDefault="00F967DD">
          <w:pPr>
            <w:pStyle w:val="TOC1"/>
            <w:tabs>
              <w:tab w:val="right" w:leader="dot" w:pos="9016"/>
            </w:tabs>
            <w:rPr>
              <w:rFonts w:asciiTheme="minorHAnsi" w:eastAsiaTheme="minorEastAsia" w:hAnsiTheme="minorHAnsi"/>
              <w:noProof/>
              <w:szCs w:val="22"/>
              <w:lang w:val="en-GB" w:eastAsia="en-GB"/>
            </w:rPr>
          </w:pPr>
          <w:hyperlink w:anchor="_Toc64452603" w:history="1">
            <w:r w:rsidR="0073148B" w:rsidRPr="00532A16">
              <w:rPr>
                <w:rStyle w:val="Hyperlink"/>
                <w:noProof/>
              </w:rPr>
              <w:t>Appendices</w:t>
            </w:r>
            <w:r w:rsidR="0073148B" w:rsidRPr="00532A16">
              <w:rPr>
                <w:noProof/>
                <w:webHidden/>
              </w:rPr>
              <w:tab/>
            </w:r>
            <w:r w:rsidR="0073148B" w:rsidRPr="00532A16">
              <w:rPr>
                <w:noProof/>
                <w:webHidden/>
              </w:rPr>
              <w:fldChar w:fldCharType="begin"/>
            </w:r>
            <w:r w:rsidR="0073148B" w:rsidRPr="00532A16">
              <w:rPr>
                <w:noProof/>
                <w:webHidden/>
              </w:rPr>
              <w:instrText xml:space="preserve"> PAGEREF _Toc64452603 \h </w:instrText>
            </w:r>
            <w:r w:rsidR="0073148B" w:rsidRPr="00532A16">
              <w:rPr>
                <w:noProof/>
                <w:webHidden/>
              </w:rPr>
            </w:r>
            <w:r w:rsidR="0073148B" w:rsidRPr="00532A16">
              <w:rPr>
                <w:noProof/>
                <w:webHidden/>
              </w:rPr>
              <w:fldChar w:fldCharType="separate"/>
            </w:r>
            <w:r w:rsidR="0073148B" w:rsidRPr="00532A16">
              <w:rPr>
                <w:noProof/>
                <w:webHidden/>
              </w:rPr>
              <w:t>3</w:t>
            </w:r>
            <w:r w:rsidR="0073148B" w:rsidRPr="00532A16">
              <w:rPr>
                <w:noProof/>
                <w:webHidden/>
              </w:rPr>
              <w:fldChar w:fldCharType="end"/>
            </w:r>
          </w:hyperlink>
        </w:p>
        <w:p w14:paraId="37E4040E" w14:textId="362DF7ED" w:rsidR="0073148B" w:rsidRPr="00532A16" w:rsidRDefault="00F967DD" w:rsidP="00532A16">
          <w:pPr>
            <w:pStyle w:val="TOC2"/>
            <w:rPr>
              <w:rFonts w:asciiTheme="minorHAnsi" w:eastAsiaTheme="minorEastAsia" w:hAnsiTheme="minorHAnsi"/>
              <w:noProof/>
              <w:szCs w:val="22"/>
              <w:lang w:val="en-GB" w:eastAsia="en-GB"/>
            </w:rPr>
          </w:pPr>
          <w:hyperlink w:anchor="_Toc64452604" w:history="1">
            <w:r w:rsidR="0073148B" w:rsidRPr="00532A16">
              <w:rPr>
                <w:rStyle w:val="Hyperlink"/>
                <w:noProof/>
                <w:lang w:val="en-GB"/>
              </w:rPr>
              <w:t>Appendix A: Code</w:t>
            </w:r>
            <w:r w:rsidR="0073148B" w:rsidRPr="00532A16">
              <w:rPr>
                <w:noProof/>
                <w:webHidden/>
              </w:rPr>
              <w:tab/>
            </w:r>
            <w:r w:rsidR="0073148B" w:rsidRPr="00532A16">
              <w:rPr>
                <w:noProof/>
                <w:webHidden/>
              </w:rPr>
              <w:fldChar w:fldCharType="begin"/>
            </w:r>
            <w:r w:rsidR="0073148B" w:rsidRPr="00532A16">
              <w:rPr>
                <w:noProof/>
                <w:webHidden/>
              </w:rPr>
              <w:instrText xml:space="preserve"> PAGEREF _Toc64452604 \h </w:instrText>
            </w:r>
            <w:r w:rsidR="0073148B" w:rsidRPr="00532A16">
              <w:rPr>
                <w:noProof/>
                <w:webHidden/>
              </w:rPr>
            </w:r>
            <w:r w:rsidR="0073148B" w:rsidRPr="00532A16">
              <w:rPr>
                <w:noProof/>
                <w:webHidden/>
              </w:rPr>
              <w:fldChar w:fldCharType="separate"/>
            </w:r>
            <w:r w:rsidR="0073148B" w:rsidRPr="00532A16">
              <w:rPr>
                <w:noProof/>
                <w:webHidden/>
              </w:rPr>
              <w:t>3</w:t>
            </w:r>
            <w:r w:rsidR="0073148B" w:rsidRPr="00532A16">
              <w:rPr>
                <w:noProof/>
                <w:webHidden/>
              </w:rPr>
              <w:fldChar w:fldCharType="end"/>
            </w:r>
          </w:hyperlink>
        </w:p>
        <w:p w14:paraId="417C5AA3" w14:textId="6BFF45DC" w:rsidR="0073148B" w:rsidRPr="00532A16" w:rsidRDefault="00F967DD" w:rsidP="00532A16">
          <w:pPr>
            <w:pStyle w:val="TOC2"/>
            <w:rPr>
              <w:rFonts w:asciiTheme="minorHAnsi" w:eastAsiaTheme="minorEastAsia" w:hAnsiTheme="minorHAnsi"/>
              <w:noProof/>
              <w:szCs w:val="22"/>
              <w:lang w:val="en-GB" w:eastAsia="en-GB"/>
            </w:rPr>
          </w:pPr>
          <w:hyperlink w:anchor="_Toc64452605" w:history="1">
            <w:r w:rsidR="0073148B" w:rsidRPr="00532A16">
              <w:rPr>
                <w:rStyle w:val="Hyperlink"/>
                <w:noProof/>
              </w:rPr>
              <w:t>Appendix B: Screenshots</w:t>
            </w:r>
            <w:r w:rsidR="0073148B" w:rsidRPr="00532A16">
              <w:rPr>
                <w:noProof/>
                <w:webHidden/>
              </w:rPr>
              <w:tab/>
            </w:r>
            <w:r w:rsidR="0073148B" w:rsidRPr="00532A16">
              <w:rPr>
                <w:noProof/>
                <w:webHidden/>
              </w:rPr>
              <w:fldChar w:fldCharType="begin"/>
            </w:r>
            <w:r w:rsidR="0073148B" w:rsidRPr="00532A16">
              <w:rPr>
                <w:noProof/>
                <w:webHidden/>
              </w:rPr>
              <w:instrText xml:space="preserve"> PAGEREF _Toc64452605 \h </w:instrText>
            </w:r>
            <w:r w:rsidR="0073148B" w:rsidRPr="00532A16">
              <w:rPr>
                <w:noProof/>
                <w:webHidden/>
              </w:rPr>
            </w:r>
            <w:r w:rsidR="0073148B" w:rsidRPr="00532A16">
              <w:rPr>
                <w:noProof/>
                <w:webHidden/>
              </w:rPr>
              <w:fldChar w:fldCharType="separate"/>
            </w:r>
            <w:r w:rsidR="0073148B" w:rsidRPr="00532A16">
              <w:rPr>
                <w:noProof/>
                <w:webHidden/>
              </w:rPr>
              <w:t>3</w:t>
            </w:r>
            <w:r w:rsidR="0073148B" w:rsidRPr="00532A16">
              <w:rPr>
                <w:noProof/>
                <w:webHidden/>
              </w:rPr>
              <w:fldChar w:fldCharType="end"/>
            </w:r>
          </w:hyperlink>
        </w:p>
        <w:p w14:paraId="26B8B20D" w14:textId="7207AC96" w:rsidR="002F1100" w:rsidRPr="00532A16" w:rsidRDefault="00F967DD" w:rsidP="00532A16">
          <w:pPr>
            <w:pStyle w:val="TOC2"/>
            <w:rPr>
              <w:rFonts w:asciiTheme="minorHAnsi" w:eastAsiaTheme="minorEastAsia" w:hAnsiTheme="minorHAnsi"/>
              <w:noProof/>
              <w:szCs w:val="22"/>
              <w:lang w:val="en-GB" w:eastAsia="en-GB"/>
            </w:rPr>
          </w:pPr>
          <w:hyperlink w:anchor="_Toc64452606" w:history="1">
            <w:r w:rsidR="002F1100" w:rsidRPr="00532A16">
              <w:rPr>
                <w:rStyle w:val="Hyperlink"/>
                <w:noProof/>
              </w:rPr>
              <w:t xml:space="preserve">Appendix C: </w:t>
            </w:r>
            <w:r w:rsidR="002F1100" w:rsidRPr="004A7402">
              <w:rPr>
                <w:rStyle w:val="Hyperlink"/>
                <w:noProof/>
                <w:shd w:val="clear" w:color="auto" w:fill="FFFFFF" w:themeFill="background1"/>
              </w:rPr>
              <w:t>Screenshots: Webpage Validation Evidence</w:t>
            </w:r>
            <w:r w:rsidR="002F1100" w:rsidRPr="00532A16">
              <w:rPr>
                <w:noProof/>
                <w:webHidden/>
              </w:rPr>
              <w:tab/>
            </w:r>
            <w:r w:rsidR="002F1100" w:rsidRPr="00532A16">
              <w:rPr>
                <w:noProof/>
                <w:webHidden/>
              </w:rPr>
              <w:fldChar w:fldCharType="begin"/>
            </w:r>
            <w:r w:rsidR="002F1100" w:rsidRPr="00532A16">
              <w:rPr>
                <w:noProof/>
                <w:webHidden/>
              </w:rPr>
              <w:instrText xml:space="preserve"> PAGEREF _Toc64452606 \h </w:instrText>
            </w:r>
            <w:r w:rsidR="002F1100" w:rsidRPr="00532A16">
              <w:rPr>
                <w:noProof/>
                <w:webHidden/>
              </w:rPr>
            </w:r>
            <w:r w:rsidR="002F1100" w:rsidRPr="00532A16">
              <w:rPr>
                <w:noProof/>
                <w:webHidden/>
              </w:rPr>
              <w:fldChar w:fldCharType="separate"/>
            </w:r>
            <w:r w:rsidR="002F1100" w:rsidRPr="00532A16">
              <w:rPr>
                <w:noProof/>
                <w:webHidden/>
              </w:rPr>
              <w:t>4</w:t>
            </w:r>
            <w:r w:rsidR="002F1100" w:rsidRPr="00532A16">
              <w:rPr>
                <w:noProof/>
                <w:webHidden/>
              </w:rPr>
              <w:fldChar w:fldCharType="end"/>
            </w:r>
          </w:hyperlink>
        </w:p>
        <w:p w14:paraId="5AADF8FA" w14:textId="2CD48210" w:rsidR="0073148B" w:rsidRDefault="00F967DD" w:rsidP="00532A16">
          <w:pPr>
            <w:pStyle w:val="TOC2"/>
            <w:rPr>
              <w:rFonts w:asciiTheme="minorHAnsi" w:eastAsiaTheme="minorEastAsia" w:hAnsiTheme="minorHAnsi"/>
              <w:noProof/>
              <w:szCs w:val="22"/>
              <w:lang w:val="en-GB" w:eastAsia="en-GB"/>
            </w:rPr>
          </w:pPr>
          <w:hyperlink w:anchor="_Toc64452606" w:history="1">
            <w:r w:rsidR="0073148B" w:rsidRPr="00532A16">
              <w:rPr>
                <w:rStyle w:val="Hyperlink"/>
                <w:noProof/>
              </w:rPr>
              <w:t xml:space="preserve">Appendix </w:t>
            </w:r>
            <w:r w:rsidR="002F1100" w:rsidRPr="004A7402">
              <w:rPr>
                <w:rStyle w:val="Hyperlink"/>
                <w:noProof/>
                <w:shd w:val="clear" w:color="auto" w:fill="FFFFFF" w:themeFill="background1"/>
              </w:rPr>
              <w:t>D</w:t>
            </w:r>
            <w:r w:rsidR="0073148B" w:rsidRPr="00532A16">
              <w:rPr>
                <w:rStyle w:val="Hyperlink"/>
                <w:noProof/>
              </w:rPr>
              <w:t>: Individual Statement</w:t>
            </w:r>
            <w:r w:rsidR="0073148B" w:rsidRPr="00532A16">
              <w:rPr>
                <w:noProof/>
                <w:webHidden/>
              </w:rPr>
              <w:tab/>
            </w:r>
            <w:r w:rsidR="0073148B" w:rsidRPr="00532A16">
              <w:rPr>
                <w:noProof/>
                <w:webHidden/>
              </w:rPr>
              <w:fldChar w:fldCharType="begin"/>
            </w:r>
            <w:r w:rsidR="0073148B" w:rsidRPr="00532A16">
              <w:rPr>
                <w:noProof/>
                <w:webHidden/>
              </w:rPr>
              <w:instrText xml:space="preserve"> PAGEREF _Toc64452606 \h </w:instrText>
            </w:r>
            <w:r w:rsidR="0073148B" w:rsidRPr="00532A16">
              <w:rPr>
                <w:noProof/>
                <w:webHidden/>
              </w:rPr>
            </w:r>
            <w:r w:rsidR="0073148B" w:rsidRPr="00532A16">
              <w:rPr>
                <w:noProof/>
                <w:webHidden/>
              </w:rPr>
              <w:fldChar w:fldCharType="separate"/>
            </w:r>
            <w:r w:rsidR="0073148B" w:rsidRPr="00532A16">
              <w:rPr>
                <w:noProof/>
                <w:webHidden/>
              </w:rPr>
              <w:t>4</w:t>
            </w:r>
            <w:r w:rsidR="0073148B" w:rsidRPr="00532A16">
              <w:rPr>
                <w:noProof/>
                <w:webHidden/>
              </w:rPr>
              <w:fldChar w:fldCharType="end"/>
            </w:r>
          </w:hyperlink>
        </w:p>
        <w:p w14:paraId="3482B0EE" w14:textId="68743F3C" w:rsidR="009A500E" w:rsidRPr="007B7633" w:rsidRDefault="009A500E" w:rsidP="00532A16">
          <w:pPr>
            <w:pStyle w:val="TOC2"/>
            <w:rPr>
              <w:noProof/>
              <w:lang w:val="en-GB"/>
            </w:rPr>
          </w:pPr>
          <w:r w:rsidRPr="00F270DC">
            <w:rPr>
              <w:noProof/>
              <w:lang w:val="en-GB"/>
            </w:rPr>
            <w:fldChar w:fldCharType="end"/>
          </w:r>
        </w:p>
      </w:sdtContent>
    </w:sdt>
    <w:p w14:paraId="33361E2B" w14:textId="48BF6CE5" w:rsidR="00EB11A4" w:rsidRPr="008F475A" w:rsidRDefault="00EB11A4" w:rsidP="00D6537B">
      <w:pPr>
        <w:pStyle w:val="Heading1"/>
        <w:numPr>
          <w:ilvl w:val="0"/>
          <w:numId w:val="7"/>
        </w:numPr>
        <w:ind w:left="426" w:hanging="426"/>
      </w:pPr>
      <w:bookmarkStart w:id="0" w:name="_Toc64452593"/>
      <w:bookmarkStart w:id="1" w:name="_Toc536448808"/>
      <w:r w:rsidRPr="008F475A">
        <w:t>Introduction</w:t>
      </w:r>
      <w:bookmarkEnd w:id="0"/>
    </w:p>
    <w:bookmarkEnd w:id="1"/>
    <w:p w14:paraId="13C6E9D8" w14:textId="77777777" w:rsidR="00CC5616" w:rsidRDefault="00881546" w:rsidP="008D58BE">
      <w:pPr>
        <w:widowControl w:val="0"/>
        <w:shd w:val="clear" w:color="auto" w:fill="FFFFFF" w:themeFill="background1"/>
        <w:spacing w:before="100" w:beforeAutospacing="1" w:after="100" w:afterAutospacing="1" w:line="276" w:lineRule="auto"/>
        <w:rPr>
          <w:rFonts w:cs="Arial"/>
          <w:color w:val="000000" w:themeColor="text1"/>
          <w:lang w:val="en-GB" w:eastAsia="en-GB"/>
        </w:rPr>
      </w:pPr>
      <w:r w:rsidRPr="00881546">
        <w:rPr>
          <w:rFonts w:cs="Arial"/>
          <w:color w:val="000000" w:themeColor="text1"/>
          <w:lang w:val="en-GB" w:eastAsia="en-GB"/>
        </w:rPr>
        <w:t xml:space="preserve">Section guidelines: </w:t>
      </w:r>
    </w:p>
    <w:p w14:paraId="15C9BCAE" w14:textId="07729F8E" w:rsidR="00153784" w:rsidRDefault="00A2239F" w:rsidP="00AD421F">
      <w:pPr>
        <w:pStyle w:val="ListParagraph"/>
        <w:widowControl w:val="0"/>
        <w:numPr>
          <w:ilvl w:val="0"/>
          <w:numId w:val="26"/>
        </w:numPr>
        <w:shd w:val="clear" w:color="auto" w:fill="FFFFFF" w:themeFill="background1"/>
        <w:spacing w:before="100" w:beforeAutospacing="1" w:after="100" w:afterAutospacing="1" w:line="276" w:lineRule="auto"/>
        <w:rPr>
          <w:rFonts w:cs="Arial"/>
          <w:szCs w:val="22"/>
          <w:lang w:val="en-GB"/>
        </w:rPr>
      </w:pPr>
      <w:r w:rsidRPr="00CC5616">
        <w:rPr>
          <w:rFonts w:cs="Arial"/>
          <w:szCs w:val="22"/>
          <w:lang w:val="en-GB"/>
        </w:rPr>
        <w:t>L</w:t>
      </w:r>
      <w:r w:rsidR="002B52DD" w:rsidRPr="00CC5616">
        <w:rPr>
          <w:rFonts w:cs="Arial"/>
          <w:szCs w:val="22"/>
          <w:lang w:val="en-GB"/>
        </w:rPr>
        <w:t>ist</w:t>
      </w:r>
      <w:r w:rsidR="000F0727" w:rsidRPr="00CC5616">
        <w:rPr>
          <w:rFonts w:cs="Arial"/>
          <w:szCs w:val="22"/>
          <w:lang w:val="en-GB"/>
        </w:rPr>
        <w:t xml:space="preserve"> of</w:t>
      </w:r>
      <w:r w:rsidR="002B52DD" w:rsidRPr="00CC5616">
        <w:rPr>
          <w:rFonts w:cs="Arial"/>
          <w:szCs w:val="22"/>
          <w:lang w:val="en-GB"/>
        </w:rPr>
        <w:t xml:space="preserve"> the team members</w:t>
      </w:r>
      <w:r w:rsidR="00881546" w:rsidRPr="00CC5616">
        <w:rPr>
          <w:rFonts w:cs="Arial"/>
          <w:szCs w:val="22"/>
          <w:lang w:val="en-GB"/>
        </w:rPr>
        <w:t xml:space="preserve">, </w:t>
      </w:r>
      <w:r w:rsidR="002B52DD" w:rsidRPr="00CC5616">
        <w:rPr>
          <w:rFonts w:cs="Arial"/>
          <w:szCs w:val="22"/>
          <w:lang w:val="en-GB"/>
        </w:rPr>
        <w:t>allocation of tasks</w:t>
      </w:r>
      <w:r w:rsidR="000F0727" w:rsidRPr="00CC5616">
        <w:rPr>
          <w:rFonts w:cs="Arial"/>
          <w:szCs w:val="22"/>
          <w:lang w:val="en-GB"/>
        </w:rPr>
        <w:t xml:space="preserve"> (student 1 to 4), and topic of the </w:t>
      </w:r>
      <w:r w:rsidR="000F0727" w:rsidRPr="00AD421F">
        <w:rPr>
          <w:rFonts w:cs="Arial"/>
          <w:szCs w:val="22"/>
          <w:lang w:val="en-GB"/>
        </w:rPr>
        <w:t>website.</w:t>
      </w:r>
    </w:p>
    <w:p w14:paraId="663B5475" w14:textId="1AEBD6B0" w:rsidR="00CC5616" w:rsidRPr="004A7402" w:rsidRDefault="004A7402" w:rsidP="004A7402">
      <w:pPr>
        <w:pStyle w:val="ListParagraph"/>
        <w:widowControl w:val="0"/>
        <w:numPr>
          <w:ilvl w:val="0"/>
          <w:numId w:val="26"/>
        </w:numPr>
        <w:shd w:val="clear" w:color="auto" w:fill="FFFFFF" w:themeFill="background1"/>
        <w:spacing w:before="100" w:beforeAutospacing="1" w:after="100" w:afterAutospacing="1" w:line="276" w:lineRule="auto"/>
        <w:rPr>
          <w:rFonts w:cs="Arial"/>
          <w:szCs w:val="22"/>
          <w:lang w:val="en-GB"/>
        </w:rPr>
      </w:pPr>
      <w:r>
        <w:rPr>
          <w:rFonts w:cs="Arial"/>
          <w:szCs w:val="22"/>
          <w:lang w:val="en-GB"/>
        </w:rPr>
        <w:t>I</w:t>
      </w:r>
      <w:r w:rsidR="00CC5616" w:rsidRPr="004A7402">
        <w:rPr>
          <w:rFonts w:cs="Arial"/>
          <w:szCs w:val="22"/>
          <w:lang w:val="en-GB"/>
        </w:rPr>
        <w:t>nclude</w:t>
      </w:r>
      <w:r w:rsidR="007D677D" w:rsidRPr="004A7402">
        <w:rPr>
          <w:rFonts w:cs="Arial"/>
          <w:szCs w:val="22"/>
          <w:lang w:val="en-GB"/>
        </w:rPr>
        <w:t xml:space="preserve"> the summary table of your contributions to the group meetings.</w:t>
      </w:r>
    </w:p>
    <w:p w14:paraId="0FA4B96F" w14:textId="77777777" w:rsidR="00730B18" w:rsidRPr="00730B18" w:rsidRDefault="00730B18" w:rsidP="00AD421F">
      <w:pPr>
        <w:pStyle w:val="ListParagraph"/>
        <w:shd w:val="clear" w:color="auto" w:fill="FFFFFF" w:themeFill="background1"/>
        <w:rPr>
          <w:rFonts w:cs="Arial"/>
          <w:szCs w:val="22"/>
          <w:highlight w:val="yellow"/>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4"/>
        <w:gridCol w:w="1868"/>
        <w:gridCol w:w="6411"/>
      </w:tblGrid>
      <w:tr w:rsidR="00730B18" w:rsidRPr="00EB6DAF" w14:paraId="5D48C49D" w14:textId="77777777" w:rsidTr="00CA213E">
        <w:trPr>
          <w:trHeight w:val="264"/>
          <w:tblHeader/>
        </w:trPr>
        <w:tc>
          <w:tcPr>
            <w:tcW w:w="8523" w:type="dxa"/>
            <w:gridSpan w:val="3"/>
            <w:shd w:val="clear" w:color="auto" w:fill="FFFFFF"/>
          </w:tcPr>
          <w:p w14:paraId="13271477" w14:textId="64FDC88E" w:rsidR="00730B18" w:rsidRPr="00EB6DAF" w:rsidRDefault="00730B18" w:rsidP="00752513">
            <w:pPr>
              <w:rPr>
                <w:rFonts w:cs="Arial"/>
                <w:b/>
                <w:color w:val="000000"/>
                <w:szCs w:val="22"/>
                <w:lang w:eastAsia="en-GB"/>
              </w:rPr>
            </w:pPr>
            <w:r w:rsidRPr="00EB6DAF">
              <w:rPr>
                <w:rFonts w:cs="Arial"/>
                <w:b/>
                <w:color w:val="000000"/>
                <w:szCs w:val="22"/>
                <w:lang w:eastAsia="en-GB"/>
              </w:rPr>
              <w:t xml:space="preserve">Group Coursework Meetings </w:t>
            </w:r>
            <w:r w:rsidR="00436C43" w:rsidRPr="00EB6DAF">
              <w:rPr>
                <w:rFonts w:cs="Arial"/>
                <w:bCs/>
                <w:color w:val="000000"/>
                <w:szCs w:val="22"/>
                <w:lang w:eastAsia="en-GB"/>
              </w:rPr>
              <w:t>(minimum 6 meetings, e.g., one per week)</w:t>
            </w:r>
          </w:p>
        </w:tc>
      </w:tr>
      <w:tr w:rsidR="00730B18" w:rsidRPr="00EB6DAF" w14:paraId="3CF82AAD" w14:textId="77777777" w:rsidTr="00CA213E">
        <w:trPr>
          <w:trHeight w:val="264"/>
          <w:tblHeader/>
        </w:trPr>
        <w:tc>
          <w:tcPr>
            <w:tcW w:w="244" w:type="dxa"/>
            <w:vMerge w:val="restart"/>
            <w:shd w:val="clear" w:color="auto" w:fill="FFFFFF"/>
          </w:tcPr>
          <w:p w14:paraId="4BAB9B64" w14:textId="77777777" w:rsidR="00730B18" w:rsidRPr="00EB6DAF" w:rsidRDefault="00730B18" w:rsidP="00752513">
            <w:pPr>
              <w:jc w:val="center"/>
              <w:rPr>
                <w:rFonts w:cs="Arial"/>
                <w:b/>
                <w:color w:val="000000"/>
                <w:szCs w:val="22"/>
                <w:bdr w:val="none" w:sz="0" w:space="0" w:color="auto" w:frame="1"/>
                <w:lang w:eastAsia="en-GB"/>
              </w:rPr>
            </w:pPr>
            <w:r w:rsidRPr="00EB6DAF">
              <w:rPr>
                <w:rFonts w:cs="Arial"/>
                <w:b/>
                <w:color w:val="000000"/>
                <w:szCs w:val="22"/>
                <w:bdr w:val="none" w:sz="0" w:space="0" w:color="auto" w:frame="1"/>
                <w:lang w:eastAsia="en-GB"/>
              </w:rPr>
              <w:t>1</w:t>
            </w:r>
          </w:p>
          <w:p w14:paraId="11753BCC" w14:textId="77777777" w:rsidR="00730B18" w:rsidRPr="00EB6DAF" w:rsidRDefault="00730B18" w:rsidP="00752513">
            <w:pPr>
              <w:jc w:val="center"/>
              <w:rPr>
                <w:rFonts w:cs="Arial"/>
                <w:b/>
                <w:color w:val="000000"/>
                <w:szCs w:val="22"/>
                <w:bdr w:val="none" w:sz="0" w:space="0" w:color="auto" w:frame="1"/>
                <w:lang w:eastAsia="en-GB"/>
              </w:rPr>
            </w:pPr>
          </w:p>
        </w:tc>
        <w:tc>
          <w:tcPr>
            <w:tcW w:w="1868" w:type="dxa"/>
            <w:shd w:val="clear" w:color="auto" w:fill="FFFFFF"/>
          </w:tcPr>
          <w:p w14:paraId="5983CD3C" w14:textId="77777777" w:rsidR="00730B18" w:rsidRPr="00EB6DAF" w:rsidRDefault="00730B18" w:rsidP="00752513">
            <w:pPr>
              <w:jc w:val="right"/>
              <w:rPr>
                <w:rFonts w:cs="Arial"/>
                <w:b/>
                <w:color w:val="000000"/>
                <w:szCs w:val="22"/>
                <w:bdr w:val="none" w:sz="0" w:space="0" w:color="auto" w:frame="1"/>
                <w:lang w:eastAsia="en-GB"/>
              </w:rPr>
            </w:pPr>
            <w:r w:rsidRPr="00EB6DAF">
              <w:rPr>
                <w:rFonts w:cs="Arial"/>
                <w:b/>
                <w:color w:val="000000"/>
                <w:szCs w:val="22"/>
                <w:bdr w:val="none" w:sz="0" w:space="0" w:color="auto" w:frame="1"/>
                <w:lang w:eastAsia="en-GB"/>
              </w:rPr>
              <w:t>Date &amp; Time</w:t>
            </w:r>
          </w:p>
        </w:tc>
        <w:tc>
          <w:tcPr>
            <w:tcW w:w="6410" w:type="dxa"/>
            <w:shd w:val="clear" w:color="auto" w:fill="FFFFFF"/>
            <w:tcMar>
              <w:top w:w="0" w:type="dxa"/>
              <w:left w:w="108" w:type="dxa"/>
              <w:bottom w:w="0" w:type="dxa"/>
              <w:right w:w="108" w:type="dxa"/>
            </w:tcMar>
          </w:tcPr>
          <w:p w14:paraId="3065659E" w14:textId="61869B1D" w:rsidR="00730B18" w:rsidRPr="00EB6DAF" w:rsidRDefault="00604BC6" w:rsidP="00752513">
            <w:pPr>
              <w:rPr>
                <w:rFonts w:cs="Arial"/>
                <w:b/>
                <w:color w:val="548DD4" w:themeColor="text2" w:themeTint="99"/>
                <w:szCs w:val="22"/>
                <w:lang w:eastAsia="en-GB"/>
              </w:rPr>
            </w:pPr>
            <w:r>
              <w:rPr>
                <w:rFonts w:cs="Arial"/>
                <w:b/>
                <w:color w:val="548DD4" w:themeColor="text2" w:themeTint="99"/>
                <w:szCs w:val="22"/>
                <w:lang w:eastAsia="en-GB"/>
              </w:rPr>
              <w:t>2022.03.04</w:t>
            </w:r>
          </w:p>
        </w:tc>
      </w:tr>
      <w:tr w:rsidR="00730B18" w:rsidRPr="00EB6DAF" w14:paraId="74027DB5" w14:textId="77777777" w:rsidTr="00CA213E">
        <w:trPr>
          <w:trHeight w:val="560"/>
          <w:tblHeader/>
        </w:trPr>
        <w:tc>
          <w:tcPr>
            <w:tcW w:w="244" w:type="dxa"/>
            <w:vMerge/>
            <w:shd w:val="clear" w:color="auto" w:fill="FFFFFF"/>
          </w:tcPr>
          <w:p w14:paraId="178A053E" w14:textId="77777777" w:rsidR="00730B18" w:rsidRPr="00EB6DAF" w:rsidRDefault="00730B18" w:rsidP="00752513">
            <w:pPr>
              <w:jc w:val="center"/>
              <w:rPr>
                <w:rFonts w:cs="Arial"/>
                <w:b/>
                <w:color w:val="000000"/>
                <w:szCs w:val="22"/>
                <w:bdr w:val="none" w:sz="0" w:space="0" w:color="auto" w:frame="1"/>
                <w:lang w:eastAsia="en-GB"/>
              </w:rPr>
            </w:pPr>
          </w:p>
        </w:tc>
        <w:tc>
          <w:tcPr>
            <w:tcW w:w="1868" w:type="dxa"/>
            <w:shd w:val="clear" w:color="auto" w:fill="FFFFFF"/>
          </w:tcPr>
          <w:p w14:paraId="24F7DF8F" w14:textId="77777777" w:rsidR="00730B18" w:rsidRPr="00EB6DAF" w:rsidRDefault="00730B18" w:rsidP="00752513">
            <w:pPr>
              <w:jc w:val="right"/>
              <w:rPr>
                <w:rFonts w:cs="Arial"/>
                <w:b/>
                <w:color w:val="000000"/>
                <w:szCs w:val="22"/>
                <w:bdr w:val="none" w:sz="0" w:space="0" w:color="auto" w:frame="1"/>
                <w:lang w:eastAsia="en-GB"/>
              </w:rPr>
            </w:pPr>
            <w:r w:rsidRPr="00EB6DAF">
              <w:rPr>
                <w:rFonts w:cs="Arial"/>
                <w:b/>
                <w:color w:val="000000"/>
                <w:szCs w:val="22"/>
                <w:bdr w:val="none" w:sz="0" w:space="0" w:color="auto" w:frame="1"/>
                <w:lang w:eastAsia="en-GB"/>
              </w:rPr>
              <w:t>Objective:</w:t>
            </w:r>
          </w:p>
        </w:tc>
        <w:tc>
          <w:tcPr>
            <w:tcW w:w="6410" w:type="dxa"/>
            <w:shd w:val="clear" w:color="auto" w:fill="FFFFFF"/>
            <w:tcMar>
              <w:top w:w="0" w:type="dxa"/>
              <w:left w:w="108" w:type="dxa"/>
              <w:bottom w:w="0" w:type="dxa"/>
              <w:right w:w="108" w:type="dxa"/>
            </w:tcMar>
          </w:tcPr>
          <w:p w14:paraId="54484817" w14:textId="0B9EE760" w:rsidR="00730B18" w:rsidRPr="00EB6DAF" w:rsidRDefault="00604BC6" w:rsidP="00752513">
            <w:pPr>
              <w:rPr>
                <w:rFonts w:cs="Arial"/>
                <w:b/>
                <w:color w:val="548DD4" w:themeColor="text2" w:themeTint="99"/>
                <w:szCs w:val="22"/>
                <w:lang w:eastAsia="en-GB"/>
              </w:rPr>
            </w:pPr>
            <w:r>
              <w:rPr>
                <w:rFonts w:cs="Arial"/>
                <w:b/>
                <w:color w:val="548DD4" w:themeColor="text2" w:themeTint="99"/>
                <w:szCs w:val="22"/>
                <w:lang w:eastAsia="en-GB"/>
              </w:rPr>
              <w:t>Discuss about the topic and divide roles among members</w:t>
            </w:r>
          </w:p>
        </w:tc>
      </w:tr>
      <w:tr w:rsidR="00730B18" w:rsidRPr="00EB6DAF" w14:paraId="5A668B45" w14:textId="77777777" w:rsidTr="00CA213E">
        <w:trPr>
          <w:trHeight w:val="311"/>
          <w:tblHeader/>
        </w:trPr>
        <w:tc>
          <w:tcPr>
            <w:tcW w:w="244" w:type="dxa"/>
            <w:vMerge/>
            <w:shd w:val="clear" w:color="auto" w:fill="FFFFFF"/>
          </w:tcPr>
          <w:p w14:paraId="1E9D836A" w14:textId="77777777" w:rsidR="00730B18" w:rsidRPr="00EB6DAF" w:rsidRDefault="00730B18" w:rsidP="00752513">
            <w:pPr>
              <w:jc w:val="center"/>
              <w:rPr>
                <w:rFonts w:cs="Arial"/>
                <w:b/>
                <w:color w:val="000000"/>
                <w:szCs w:val="22"/>
                <w:bdr w:val="none" w:sz="0" w:space="0" w:color="auto" w:frame="1"/>
                <w:lang w:eastAsia="en-GB"/>
              </w:rPr>
            </w:pPr>
          </w:p>
        </w:tc>
        <w:tc>
          <w:tcPr>
            <w:tcW w:w="1868" w:type="dxa"/>
            <w:shd w:val="clear" w:color="auto" w:fill="FFFFFF"/>
          </w:tcPr>
          <w:p w14:paraId="1BC73A53" w14:textId="77777777" w:rsidR="00730B18" w:rsidRPr="00EB6DAF" w:rsidRDefault="00730B18" w:rsidP="00752513">
            <w:pPr>
              <w:jc w:val="right"/>
              <w:rPr>
                <w:rFonts w:cs="Arial"/>
                <w:b/>
                <w:color w:val="000000"/>
                <w:szCs w:val="22"/>
                <w:bdr w:val="none" w:sz="0" w:space="0" w:color="auto" w:frame="1"/>
                <w:lang w:eastAsia="en-GB"/>
              </w:rPr>
            </w:pPr>
            <w:r w:rsidRPr="00EB6DAF">
              <w:rPr>
                <w:rFonts w:cs="Arial"/>
                <w:b/>
                <w:color w:val="000000"/>
                <w:szCs w:val="22"/>
                <w:bdr w:val="none" w:sz="0" w:space="0" w:color="auto" w:frame="1"/>
                <w:lang w:eastAsia="en-GB"/>
              </w:rPr>
              <w:t>Attended:</w:t>
            </w:r>
          </w:p>
        </w:tc>
        <w:tc>
          <w:tcPr>
            <w:tcW w:w="6410" w:type="dxa"/>
            <w:shd w:val="clear" w:color="auto" w:fill="FFFFFF"/>
            <w:tcMar>
              <w:top w:w="0" w:type="dxa"/>
              <w:left w:w="108" w:type="dxa"/>
              <w:bottom w:w="0" w:type="dxa"/>
              <w:right w:w="108" w:type="dxa"/>
            </w:tcMar>
          </w:tcPr>
          <w:p w14:paraId="45153A33" w14:textId="5E3DDC85" w:rsidR="00730B18" w:rsidRPr="00EB6DAF" w:rsidRDefault="00604BC6" w:rsidP="00752513">
            <w:pPr>
              <w:rPr>
                <w:rFonts w:cs="Arial"/>
                <w:b/>
                <w:color w:val="548DD4" w:themeColor="text2" w:themeTint="99"/>
                <w:szCs w:val="22"/>
                <w:lang w:eastAsia="en-GB"/>
              </w:rPr>
            </w:pPr>
            <w:r>
              <w:rPr>
                <w:rFonts w:cs="Arial"/>
                <w:b/>
                <w:color w:val="548DD4" w:themeColor="text2" w:themeTint="99"/>
                <w:szCs w:val="22"/>
                <w:lang w:eastAsia="en-GB"/>
              </w:rPr>
              <w:t>Yes</w:t>
            </w:r>
          </w:p>
        </w:tc>
      </w:tr>
      <w:tr w:rsidR="00730B18" w:rsidRPr="00EB6DAF" w14:paraId="7A2CC858" w14:textId="77777777" w:rsidTr="00CA213E">
        <w:trPr>
          <w:trHeight w:val="545"/>
          <w:tblHeader/>
        </w:trPr>
        <w:tc>
          <w:tcPr>
            <w:tcW w:w="244" w:type="dxa"/>
            <w:vMerge/>
            <w:shd w:val="clear" w:color="auto" w:fill="FFFFFF"/>
          </w:tcPr>
          <w:p w14:paraId="2AF9C09E" w14:textId="77777777" w:rsidR="00730B18" w:rsidRPr="00EB6DAF" w:rsidRDefault="00730B18" w:rsidP="00752513">
            <w:pPr>
              <w:jc w:val="center"/>
              <w:rPr>
                <w:rFonts w:cs="Arial"/>
                <w:b/>
                <w:color w:val="000000"/>
                <w:szCs w:val="22"/>
                <w:bdr w:val="none" w:sz="0" w:space="0" w:color="auto" w:frame="1"/>
                <w:lang w:eastAsia="en-GB"/>
              </w:rPr>
            </w:pPr>
          </w:p>
        </w:tc>
        <w:tc>
          <w:tcPr>
            <w:tcW w:w="1868" w:type="dxa"/>
            <w:shd w:val="clear" w:color="auto" w:fill="FFFFFF"/>
          </w:tcPr>
          <w:p w14:paraId="4A5F2C1D" w14:textId="77777777" w:rsidR="00730B18" w:rsidRPr="00EB6DAF" w:rsidRDefault="00730B18" w:rsidP="00752513">
            <w:pPr>
              <w:jc w:val="right"/>
              <w:rPr>
                <w:rFonts w:cs="Arial"/>
                <w:b/>
                <w:color w:val="000000"/>
                <w:szCs w:val="22"/>
                <w:bdr w:val="none" w:sz="0" w:space="0" w:color="auto" w:frame="1"/>
                <w:lang w:eastAsia="en-GB"/>
              </w:rPr>
            </w:pPr>
            <w:r w:rsidRPr="00EB6DAF">
              <w:rPr>
                <w:rFonts w:cs="Arial"/>
                <w:b/>
                <w:color w:val="000000"/>
                <w:szCs w:val="22"/>
                <w:bdr w:val="none" w:sz="0" w:space="0" w:color="auto" w:frame="1"/>
                <w:lang w:eastAsia="en-GB"/>
              </w:rPr>
              <w:t>Your Contribution:</w:t>
            </w:r>
          </w:p>
        </w:tc>
        <w:tc>
          <w:tcPr>
            <w:tcW w:w="6410" w:type="dxa"/>
            <w:shd w:val="clear" w:color="auto" w:fill="FFFFFF"/>
            <w:tcMar>
              <w:top w:w="0" w:type="dxa"/>
              <w:left w:w="108" w:type="dxa"/>
              <w:bottom w:w="0" w:type="dxa"/>
              <w:right w:w="108" w:type="dxa"/>
            </w:tcMar>
          </w:tcPr>
          <w:p w14:paraId="402C2FA6" w14:textId="2D912959" w:rsidR="00730B18" w:rsidRPr="00EB6DAF" w:rsidRDefault="00604BC6" w:rsidP="00752513">
            <w:pPr>
              <w:rPr>
                <w:rFonts w:cs="Arial"/>
                <w:b/>
                <w:color w:val="548DD4" w:themeColor="text2" w:themeTint="99"/>
                <w:szCs w:val="22"/>
                <w:lang w:eastAsia="en-GB"/>
              </w:rPr>
            </w:pPr>
            <w:r>
              <w:rPr>
                <w:rFonts w:cs="Arial"/>
                <w:b/>
                <w:color w:val="548DD4" w:themeColor="text2" w:themeTint="99"/>
                <w:szCs w:val="22"/>
                <w:lang w:eastAsia="en-GB"/>
              </w:rPr>
              <w:t>Provided suggestions on deciding the roles</w:t>
            </w:r>
          </w:p>
        </w:tc>
      </w:tr>
      <w:tr w:rsidR="00730B18" w:rsidRPr="00EB6DAF" w14:paraId="20AAF2A7" w14:textId="77777777" w:rsidTr="00CA213E">
        <w:trPr>
          <w:trHeight w:val="280"/>
          <w:tblHeader/>
        </w:trPr>
        <w:tc>
          <w:tcPr>
            <w:tcW w:w="244" w:type="dxa"/>
            <w:vMerge w:val="restart"/>
            <w:shd w:val="clear" w:color="auto" w:fill="FFFFFF"/>
          </w:tcPr>
          <w:p w14:paraId="230EDE64" w14:textId="77777777" w:rsidR="00730B18" w:rsidRPr="00EB6DAF" w:rsidRDefault="00730B18" w:rsidP="00752513">
            <w:pPr>
              <w:jc w:val="center"/>
              <w:rPr>
                <w:rFonts w:cs="Arial"/>
                <w:b/>
                <w:color w:val="000000"/>
                <w:szCs w:val="22"/>
                <w:bdr w:val="none" w:sz="0" w:space="0" w:color="auto" w:frame="1"/>
                <w:lang w:eastAsia="en-GB"/>
              </w:rPr>
            </w:pPr>
            <w:r w:rsidRPr="00EB6DAF">
              <w:rPr>
                <w:rFonts w:cs="Arial"/>
                <w:b/>
                <w:color w:val="000000"/>
                <w:szCs w:val="22"/>
                <w:bdr w:val="none" w:sz="0" w:space="0" w:color="auto" w:frame="1"/>
                <w:lang w:eastAsia="en-GB"/>
              </w:rPr>
              <w:t>2</w:t>
            </w:r>
          </w:p>
          <w:p w14:paraId="0C767713" w14:textId="77777777" w:rsidR="00730B18" w:rsidRPr="00EB6DAF" w:rsidRDefault="00730B18" w:rsidP="00752513">
            <w:pPr>
              <w:rPr>
                <w:rFonts w:cs="Arial"/>
                <w:b/>
                <w:color w:val="000000"/>
                <w:szCs w:val="22"/>
                <w:bdr w:val="none" w:sz="0" w:space="0" w:color="auto" w:frame="1"/>
                <w:lang w:eastAsia="en-GB"/>
              </w:rPr>
            </w:pPr>
          </w:p>
        </w:tc>
        <w:tc>
          <w:tcPr>
            <w:tcW w:w="1868" w:type="dxa"/>
            <w:shd w:val="clear" w:color="auto" w:fill="FFFFFF"/>
          </w:tcPr>
          <w:p w14:paraId="37C2D817" w14:textId="77777777" w:rsidR="00730B18" w:rsidRPr="00EB6DAF" w:rsidRDefault="00730B18" w:rsidP="00752513">
            <w:pPr>
              <w:jc w:val="right"/>
              <w:rPr>
                <w:rFonts w:cs="Arial"/>
                <w:b/>
                <w:color w:val="000000"/>
                <w:szCs w:val="22"/>
                <w:bdr w:val="none" w:sz="0" w:space="0" w:color="auto" w:frame="1"/>
                <w:lang w:eastAsia="en-GB"/>
              </w:rPr>
            </w:pPr>
            <w:r w:rsidRPr="00EB6DAF">
              <w:rPr>
                <w:rFonts w:cs="Arial"/>
                <w:b/>
                <w:color w:val="000000"/>
                <w:szCs w:val="22"/>
                <w:bdr w:val="none" w:sz="0" w:space="0" w:color="auto" w:frame="1"/>
                <w:lang w:eastAsia="en-GB"/>
              </w:rPr>
              <w:t>Date &amp; Time:</w:t>
            </w:r>
          </w:p>
        </w:tc>
        <w:tc>
          <w:tcPr>
            <w:tcW w:w="6410" w:type="dxa"/>
            <w:shd w:val="clear" w:color="auto" w:fill="FFFFFF"/>
            <w:tcMar>
              <w:top w:w="0" w:type="dxa"/>
              <w:left w:w="108" w:type="dxa"/>
              <w:bottom w:w="0" w:type="dxa"/>
              <w:right w:w="108" w:type="dxa"/>
            </w:tcMar>
          </w:tcPr>
          <w:p w14:paraId="48E8A912" w14:textId="0A1E03A2" w:rsidR="00730B18" w:rsidRPr="00EB6DAF" w:rsidRDefault="00604BC6" w:rsidP="00752513">
            <w:pPr>
              <w:rPr>
                <w:rFonts w:cs="Arial"/>
                <w:b/>
                <w:color w:val="548DD4" w:themeColor="text2" w:themeTint="99"/>
                <w:szCs w:val="22"/>
                <w:lang w:eastAsia="en-GB"/>
              </w:rPr>
            </w:pPr>
            <w:r>
              <w:rPr>
                <w:rFonts w:cs="Arial"/>
                <w:b/>
                <w:color w:val="548DD4" w:themeColor="text2" w:themeTint="99"/>
                <w:szCs w:val="22"/>
                <w:lang w:eastAsia="en-GB"/>
              </w:rPr>
              <w:t>2022.03.16</w:t>
            </w:r>
          </w:p>
        </w:tc>
      </w:tr>
      <w:tr w:rsidR="00730B18" w:rsidRPr="00EB6DAF" w14:paraId="784FB33C" w14:textId="77777777" w:rsidTr="00CA213E">
        <w:trPr>
          <w:trHeight w:val="295"/>
          <w:tblHeader/>
        </w:trPr>
        <w:tc>
          <w:tcPr>
            <w:tcW w:w="244" w:type="dxa"/>
            <w:vMerge/>
            <w:shd w:val="clear" w:color="auto" w:fill="FFFFFF"/>
          </w:tcPr>
          <w:p w14:paraId="592BC5B6" w14:textId="77777777" w:rsidR="00730B18" w:rsidRPr="00EB6DAF" w:rsidRDefault="00730B18" w:rsidP="00752513">
            <w:pPr>
              <w:rPr>
                <w:rFonts w:cs="Arial"/>
                <w:b/>
                <w:color w:val="000000"/>
                <w:szCs w:val="22"/>
                <w:bdr w:val="none" w:sz="0" w:space="0" w:color="auto" w:frame="1"/>
                <w:lang w:eastAsia="en-GB"/>
              </w:rPr>
            </w:pPr>
          </w:p>
        </w:tc>
        <w:tc>
          <w:tcPr>
            <w:tcW w:w="1868" w:type="dxa"/>
            <w:shd w:val="clear" w:color="auto" w:fill="FFFFFF"/>
          </w:tcPr>
          <w:p w14:paraId="7F4CB72C" w14:textId="77777777" w:rsidR="00730B18" w:rsidRPr="00EB6DAF" w:rsidRDefault="00730B18" w:rsidP="00752513">
            <w:pPr>
              <w:jc w:val="right"/>
              <w:rPr>
                <w:rFonts w:cs="Arial"/>
                <w:b/>
                <w:color w:val="000000"/>
                <w:szCs w:val="22"/>
                <w:bdr w:val="none" w:sz="0" w:space="0" w:color="auto" w:frame="1"/>
                <w:lang w:eastAsia="en-GB"/>
              </w:rPr>
            </w:pPr>
            <w:r w:rsidRPr="00EB6DAF">
              <w:rPr>
                <w:rFonts w:cs="Arial"/>
                <w:b/>
                <w:color w:val="000000"/>
                <w:szCs w:val="22"/>
                <w:bdr w:val="none" w:sz="0" w:space="0" w:color="auto" w:frame="1"/>
                <w:lang w:eastAsia="en-GB"/>
              </w:rPr>
              <w:t>Objective:</w:t>
            </w:r>
          </w:p>
        </w:tc>
        <w:tc>
          <w:tcPr>
            <w:tcW w:w="6410" w:type="dxa"/>
            <w:shd w:val="clear" w:color="auto" w:fill="FFFFFF"/>
            <w:tcMar>
              <w:top w:w="0" w:type="dxa"/>
              <w:left w:w="108" w:type="dxa"/>
              <w:bottom w:w="0" w:type="dxa"/>
              <w:right w:w="108" w:type="dxa"/>
            </w:tcMar>
          </w:tcPr>
          <w:p w14:paraId="3D1C0DF1" w14:textId="5B37C8DE" w:rsidR="00730B18" w:rsidRPr="00EB6DAF" w:rsidRDefault="00604BC6" w:rsidP="00752513">
            <w:pPr>
              <w:rPr>
                <w:rFonts w:cs="Arial"/>
                <w:b/>
                <w:color w:val="548DD4" w:themeColor="text2" w:themeTint="99"/>
                <w:szCs w:val="22"/>
                <w:lang w:eastAsia="en-GB"/>
              </w:rPr>
            </w:pPr>
            <w:r>
              <w:rPr>
                <w:rFonts w:cs="Arial"/>
                <w:b/>
                <w:color w:val="548DD4" w:themeColor="text2" w:themeTint="99"/>
                <w:szCs w:val="22"/>
                <w:lang w:eastAsia="en-GB"/>
              </w:rPr>
              <w:t>Discussed about the structure of the pages</w:t>
            </w:r>
          </w:p>
        </w:tc>
      </w:tr>
      <w:tr w:rsidR="00730B18" w:rsidRPr="00EB6DAF" w14:paraId="03BB845D" w14:textId="77777777" w:rsidTr="00CA213E">
        <w:trPr>
          <w:trHeight w:val="311"/>
          <w:tblHeader/>
        </w:trPr>
        <w:tc>
          <w:tcPr>
            <w:tcW w:w="244" w:type="dxa"/>
            <w:vMerge/>
            <w:shd w:val="clear" w:color="auto" w:fill="FFFFFF"/>
          </w:tcPr>
          <w:p w14:paraId="249BF916" w14:textId="77777777" w:rsidR="00730B18" w:rsidRPr="00EB6DAF" w:rsidRDefault="00730B18" w:rsidP="00752513">
            <w:pPr>
              <w:rPr>
                <w:rFonts w:cs="Arial"/>
                <w:b/>
                <w:color w:val="000000"/>
                <w:szCs w:val="22"/>
                <w:bdr w:val="none" w:sz="0" w:space="0" w:color="auto" w:frame="1"/>
                <w:lang w:eastAsia="en-GB"/>
              </w:rPr>
            </w:pPr>
          </w:p>
        </w:tc>
        <w:tc>
          <w:tcPr>
            <w:tcW w:w="1868" w:type="dxa"/>
            <w:shd w:val="clear" w:color="auto" w:fill="FFFFFF"/>
          </w:tcPr>
          <w:p w14:paraId="0EAF973D" w14:textId="77777777" w:rsidR="00730B18" w:rsidRPr="00EB6DAF" w:rsidRDefault="00730B18" w:rsidP="00752513">
            <w:pPr>
              <w:jc w:val="right"/>
              <w:rPr>
                <w:rFonts w:cs="Arial"/>
                <w:b/>
                <w:color w:val="000000"/>
                <w:szCs w:val="22"/>
                <w:bdr w:val="none" w:sz="0" w:space="0" w:color="auto" w:frame="1"/>
                <w:lang w:eastAsia="en-GB"/>
              </w:rPr>
            </w:pPr>
            <w:r w:rsidRPr="00EB6DAF">
              <w:rPr>
                <w:rFonts w:cs="Arial"/>
                <w:b/>
                <w:color w:val="000000"/>
                <w:szCs w:val="22"/>
                <w:bdr w:val="none" w:sz="0" w:space="0" w:color="auto" w:frame="1"/>
                <w:lang w:eastAsia="en-GB"/>
              </w:rPr>
              <w:t>Attended:</w:t>
            </w:r>
          </w:p>
        </w:tc>
        <w:tc>
          <w:tcPr>
            <w:tcW w:w="6410" w:type="dxa"/>
            <w:shd w:val="clear" w:color="auto" w:fill="FFFFFF"/>
            <w:tcMar>
              <w:top w:w="0" w:type="dxa"/>
              <w:left w:w="108" w:type="dxa"/>
              <w:bottom w:w="0" w:type="dxa"/>
              <w:right w:w="108" w:type="dxa"/>
            </w:tcMar>
          </w:tcPr>
          <w:p w14:paraId="0149B543" w14:textId="37E56979" w:rsidR="00730B18" w:rsidRPr="00EB6DAF" w:rsidRDefault="00604BC6" w:rsidP="00752513">
            <w:pPr>
              <w:textAlignment w:val="baseline"/>
              <w:rPr>
                <w:rFonts w:cs="Arial"/>
                <w:b/>
                <w:color w:val="548DD4" w:themeColor="text2" w:themeTint="99"/>
                <w:szCs w:val="22"/>
                <w:bdr w:val="none" w:sz="0" w:space="0" w:color="auto" w:frame="1"/>
                <w:lang w:eastAsia="en-GB"/>
              </w:rPr>
            </w:pPr>
            <w:r>
              <w:rPr>
                <w:rFonts w:cs="Arial"/>
                <w:b/>
                <w:color w:val="548DD4" w:themeColor="text2" w:themeTint="99"/>
                <w:szCs w:val="22"/>
                <w:bdr w:val="none" w:sz="0" w:space="0" w:color="auto" w:frame="1"/>
                <w:lang w:eastAsia="en-GB"/>
              </w:rPr>
              <w:t>Yes</w:t>
            </w:r>
          </w:p>
        </w:tc>
      </w:tr>
      <w:tr w:rsidR="00730B18" w:rsidRPr="00EB6DAF" w14:paraId="79E02D30" w14:textId="77777777" w:rsidTr="00CA213E">
        <w:trPr>
          <w:trHeight w:val="545"/>
          <w:tblHeader/>
        </w:trPr>
        <w:tc>
          <w:tcPr>
            <w:tcW w:w="244" w:type="dxa"/>
            <w:vMerge/>
            <w:shd w:val="clear" w:color="auto" w:fill="FFFFFF"/>
          </w:tcPr>
          <w:p w14:paraId="4BD1A007" w14:textId="77777777" w:rsidR="00730B18" w:rsidRPr="00EB6DAF" w:rsidRDefault="00730B18" w:rsidP="00752513">
            <w:pPr>
              <w:rPr>
                <w:rFonts w:cs="Arial"/>
                <w:b/>
                <w:color w:val="000000"/>
                <w:szCs w:val="22"/>
                <w:bdr w:val="none" w:sz="0" w:space="0" w:color="auto" w:frame="1"/>
                <w:lang w:eastAsia="en-GB"/>
              </w:rPr>
            </w:pPr>
          </w:p>
        </w:tc>
        <w:tc>
          <w:tcPr>
            <w:tcW w:w="1868" w:type="dxa"/>
            <w:shd w:val="clear" w:color="auto" w:fill="FFFFFF"/>
          </w:tcPr>
          <w:p w14:paraId="43F51361" w14:textId="77777777" w:rsidR="00730B18" w:rsidRPr="00EB6DAF" w:rsidRDefault="00730B18" w:rsidP="00752513">
            <w:pPr>
              <w:jc w:val="right"/>
              <w:rPr>
                <w:rFonts w:cs="Arial"/>
                <w:b/>
                <w:color w:val="000000"/>
                <w:szCs w:val="22"/>
                <w:bdr w:val="none" w:sz="0" w:space="0" w:color="auto" w:frame="1"/>
                <w:lang w:eastAsia="en-GB"/>
              </w:rPr>
            </w:pPr>
            <w:r w:rsidRPr="00EB6DAF">
              <w:rPr>
                <w:rFonts w:cs="Arial"/>
                <w:b/>
                <w:color w:val="000000"/>
                <w:szCs w:val="22"/>
                <w:bdr w:val="none" w:sz="0" w:space="0" w:color="auto" w:frame="1"/>
                <w:lang w:eastAsia="en-GB"/>
              </w:rPr>
              <w:t>Your Contribution:</w:t>
            </w:r>
          </w:p>
        </w:tc>
        <w:tc>
          <w:tcPr>
            <w:tcW w:w="6410" w:type="dxa"/>
            <w:shd w:val="clear" w:color="auto" w:fill="FFFFFF"/>
            <w:tcMar>
              <w:top w:w="0" w:type="dxa"/>
              <w:left w:w="108" w:type="dxa"/>
              <w:bottom w:w="0" w:type="dxa"/>
              <w:right w:w="108" w:type="dxa"/>
            </w:tcMar>
          </w:tcPr>
          <w:p w14:paraId="2BF53ADE" w14:textId="3EF49F1C" w:rsidR="00730B18" w:rsidRPr="00EB6DAF" w:rsidRDefault="00CA213E" w:rsidP="00752513">
            <w:pPr>
              <w:rPr>
                <w:rFonts w:cs="Arial"/>
                <w:b/>
                <w:color w:val="548DD4" w:themeColor="text2" w:themeTint="99"/>
                <w:szCs w:val="22"/>
                <w:lang w:eastAsia="en-GB"/>
              </w:rPr>
            </w:pPr>
            <w:r>
              <w:rPr>
                <w:rFonts w:cs="Arial"/>
                <w:b/>
                <w:color w:val="548DD4" w:themeColor="text2" w:themeTint="99"/>
                <w:szCs w:val="22"/>
                <w:lang w:eastAsia="en-GB"/>
              </w:rPr>
              <w:t>Gave suggestions on how the web pages should look like</w:t>
            </w:r>
          </w:p>
        </w:tc>
      </w:tr>
      <w:tr w:rsidR="00730B18" w:rsidRPr="00EB6DAF" w14:paraId="1C7FC540" w14:textId="77777777" w:rsidTr="00CA213E">
        <w:trPr>
          <w:trHeight w:val="280"/>
          <w:tblHeader/>
        </w:trPr>
        <w:tc>
          <w:tcPr>
            <w:tcW w:w="244" w:type="dxa"/>
            <w:vMerge w:val="restart"/>
            <w:shd w:val="clear" w:color="auto" w:fill="FFFFFF"/>
          </w:tcPr>
          <w:p w14:paraId="283282C6" w14:textId="77777777" w:rsidR="00730B18" w:rsidRPr="00EB6DAF" w:rsidRDefault="00730B18" w:rsidP="00752513">
            <w:pPr>
              <w:jc w:val="center"/>
              <w:rPr>
                <w:rFonts w:cs="Arial"/>
                <w:b/>
                <w:color w:val="000000"/>
                <w:szCs w:val="22"/>
                <w:bdr w:val="none" w:sz="0" w:space="0" w:color="auto" w:frame="1"/>
                <w:lang w:eastAsia="en-GB"/>
              </w:rPr>
            </w:pPr>
            <w:r w:rsidRPr="00EB6DAF">
              <w:rPr>
                <w:rFonts w:cs="Arial"/>
                <w:b/>
                <w:color w:val="000000"/>
                <w:szCs w:val="22"/>
                <w:bdr w:val="none" w:sz="0" w:space="0" w:color="auto" w:frame="1"/>
                <w:lang w:eastAsia="en-GB"/>
              </w:rPr>
              <w:t>3</w:t>
            </w:r>
          </w:p>
          <w:p w14:paraId="34CFB4FB" w14:textId="77777777" w:rsidR="00730B18" w:rsidRPr="00EB6DAF" w:rsidRDefault="00730B18" w:rsidP="00752513">
            <w:pPr>
              <w:rPr>
                <w:rFonts w:cs="Arial"/>
                <w:b/>
                <w:color w:val="000000"/>
                <w:szCs w:val="22"/>
                <w:bdr w:val="none" w:sz="0" w:space="0" w:color="auto" w:frame="1"/>
                <w:lang w:eastAsia="en-GB"/>
              </w:rPr>
            </w:pPr>
          </w:p>
        </w:tc>
        <w:tc>
          <w:tcPr>
            <w:tcW w:w="1868" w:type="dxa"/>
            <w:shd w:val="clear" w:color="auto" w:fill="FFFFFF"/>
          </w:tcPr>
          <w:p w14:paraId="1F5ECCDD" w14:textId="77777777" w:rsidR="00730B18" w:rsidRPr="00EB6DAF" w:rsidRDefault="00730B18" w:rsidP="00752513">
            <w:pPr>
              <w:jc w:val="right"/>
              <w:rPr>
                <w:rFonts w:cs="Arial"/>
                <w:b/>
                <w:color w:val="000000"/>
                <w:szCs w:val="22"/>
                <w:bdr w:val="none" w:sz="0" w:space="0" w:color="auto" w:frame="1"/>
                <w:lang w:eastAsia="en-GB"/>
              </w:rPr>
            </w:pPr>
            <w:r w:rsidRPr="00EB6DAF">
              <w:rPr>
                <w:rFonts w:cs="Arial"/>
                <w:b/>
                <w:color w:val="000000"/>
                <w:szCs w:val="22"/>
                <w:bdr w:val="none" w:sz="0" w:space="0" w:color="auto" w:frame="1"/>
                <w:lang w:eastAsia="en-GB"/>
              </w:rPr>
              <w:t>Date &amp; Time:</w:t>
            </w:r>
          </w:p>
        </w:tc>
        <w:tc>
          <w:tcPr>
            <w:tcW w:w="6410" w:type="dxa"/>
            <w:shd w:val="clear" w:color="auto" w:fill="FFFFFF"/>
            <w:tcMar>
              <w:top w:w="0" w:type="dxa"/>
              <w:left w:w="108" w:type="dxa"/>
              <w:bottom w:w="0" w:type="dxa"/>
              <w:right w:w="108" w:type="dxa"/>
            </w:tcMar>
          </w:tcPr>
          <w:p w14:paraId="12E5FF4C" w14:textId="01B3524B" w:rsidR="00730B18" w:rsidRPr="00EB6DAF" w:rsidRDefault="00CA213E" w:rsidP="00752513">
            <w:pPr>
              <w:rPr>
                <w:rFonts w:cs="Arial"/>
                <w:b/>
                <w:color w:val="548DD4" w:themeColor="text2" w:themeTint="99"/>
                <w:szCs w:val="22"/>
                <w:bdr w:val="none" w:sz="0" w:space="0" w:color="auto" w:frame="1"/>
                <w:lang w:eastAsia="en-GB"/>
              </w:rPr>
            </w:pPr>
            <w:r>
              <w:rPr>
                <w:rFonts w:cs="Arial"/>
                <w:b/>
                <w:color w:val="548DD4" w:themeColor="text2" w:themeTint="99"/>
                <w:szCs w:val="22"/>
                <w:bdr w:val="none" w:sz="0" w:space="0" w:color="auto" w:frame="1"/>
                <w:lang w:eastAsia="en-GB"/>
              </w:rPr>
              <w:t>2022.03.22</w:t>
            </w:r>
          </w:p>
        </w:tc>
      </w:tr>
      <w:tr w:rsidR="00730B18" w:rsidRPr="00EB6DAF" w14:paraId="01DD2E76" w14:textId="77777777" w:rsidTr="00CA213E">
        <w:trPr>
          <w:trHeight w:val="295"/>
          <w:tblHeader/>
        </w:trPr>
        <w:tc>
          <w:tcPr>
            <w:tcW w:w="244" w:type="dxa"/>
            <w:vMerge/>
            <w:shd w:val="clear" w:color="auto" w:fill="FFFFFF"/>
          </w:tcPr>
          <w:p w14:paraId="6CBEFC64" w14:textId="77777777" w:rsidR="00730B18" w:rsidRPr="00EB6DAF" w:rsidRDefault="00730B18" w:rsidP="00752513">
            <w:pPr>
              <w:rPr>
                <w:rFonts w:cs="Arial"/>
                <w:b/>
                <w:color w:val="000000"/>
                <w:szCs w:val="22"/>
                <w:bdr w:val="none" w:sz="0" w:space="0" w:color="auto" w:frame="1"/>
                <w:lang w:eastAsia="en-GB"/>
              </w:rPr>
            </w:pPr>
          </w:p>
        </w:tc>
        <w:tc>
          <w:tcPr>
            <w:tcW w:w="1868" w:type="dxa"/>
            <w:shd w:val="clear" w:color="auto" w:fill="FFFFFF"/>
          </w:tcPr>
          <w:p w14:paraId="75E587DA" w14:textId="77777777" w:rsidR="00730B18" w:rsidRPr="00EB6DAF" w:rsidRDefault="00730B18" w:rsidP="00752513">
            <w:pPr>
              <w:jc w:val="right"/>
              <w:rPr>
                <w:rFonts w:cs="Arial"/>
                <w:b/>
                <w:color w:val="000000"/>
                <w:szCs w:val="22"/>
                <w:bdr w:val="none" w:sz="0" w:space="0" w:color="auto" w:frame="1"/>
                <w:lang w:eastAsia="en-GB"/>
              </w:rPr>
            </w:pPr>
            <w:r w:rsidRPr="00EB6DAF">
              <w:rPr>
                <w:rFonts w:cs="Arial"/>
                <w:b/>
                <w:color w:val="000000"/>
                <w:szCs w:val="22"/>
                <w:bdr w:val="none" w:sz="0" w:space="0" w:color="auto" w:frame="1"/>
                <w:lang w:eastAsia="en-GB"/>
              </w:rPr>
              <w:t>Objective:</w:t>
            </w:r>
          </w:p>
        </w:tc>
        <w:tc>
          <w:tcPr>
            <w:tcW w:w="6410" w:type="dxa"/>
            <w:shd w:val="clear" w:color="auto" w:fill="FFFFFF"/>
            <w:tcMar>
              <w:top w:w="0" w:type="dxa"/>
              <w:left w:w="108" w:type="dxa"/>
              <w:bottom w:w="0" w:type="dxa"/>
              <w:right w:w="108" w:type="dxa"/>
            </w:tcMar>
          </w:tcPr>
          <w:p w14:paraId="0199BC65" w14:textId="76704FA3" w:rsidR="00730B18" w:rsidRPr="00EB6DAF" w:rsidRDefault="00CA213E" w:rsidP="00752513">
            <w:pPr>
              <w:rPr>
                <w:rFonts w:cs="Arial"/>
                <w:b/>
                <w:color w:val="548DD4" w:themeColor="text2" w:themeTint="99"/>
                <w:szCs w:val="22"/>
                <w:bdr w:val="none" w:sz="0" w:space="0" w:color="auto" w:frame="1"/>
                <w:lang w:eastAsia="en-GB"/>
              </w:rPr>
            </w:pPr>
            <w:r>
              <w:rPr>
                <w:rFonts w:cs="Arial"/>
                <w:b/>
                <w:color w:val="548DD4" w:themeColor="text2" w:themeTint="99"/>
                <w:szCs w:val="22"/>
                <w:bdr w:val="none" w:sz="0" w:space="0" w:color="auto" w:frame="1"/>
                <w:lang w:eastAsia="en-GB"/>
              </w:rPr>
              <w:t>Check the progress</w:t>
            </w:r>
          </w:p>
        </w:tc>
      </w:tr>
      <w:tr w:rsidR="00730B18" w:rsidRPr="00EB6DAF" w14:paraId="5C4C7F3D" w14:textId="77777777" w:rsidTr="00CA213E">
        <w:trPr>
          <w:trHeight w:val="311"/>
          <w:tblHeader/>
        </w:trPr>
        <w:tc>
          <w:tcPr>
            <w:tcW w:w="244" w:type="dxa"/>
            <w:vMerge/>
            <w:shd w:val="clear" w:color="auto" w:fill="FFFFFF"/>
          </w:tcPr>
          <w:p w14:paraId="1D4C0816" w14:textId="77777777" w:rsidR="00730B18" w:rsidRPr="00EB6DAF" w:rsidRDefault="00730B18" w:rsidP="00752513">
            <w:pPr>
              <w:rPr>
                <w:rFonts w:cs="Arial"/>
                <w:b/>
                <w:color w:val="000000"/>
                <w:szCs w:val="22"/>
                <w:bdr w:val="none" w:sz="0" w:space="0" w:color="auto" w:frame="1"/>
                <w:lang w:eastAsia="en-GB"/>
              </w:rPr>
            </w:pPr>
          </w:p>
        </w:tc>
        <w:tc>
          <w:tcPr>
            <w:tcW w:w="1868" w:type="dxa"/>
            <w:shd w:val="clear" w:color="auto" w:fill="FFFFFF"/>
          </w:tcPr>
          <w:p w14:paraId="08DF0135" w14:textId="77777777" w:rsidR="00730B18" w:rsidRPr="00EB6DAF" w:rsidRDefault="00730B18" w:rsidP="00752513">
            <w:pPr>
              <w:jc w:val="right"/>
              <w:rPr>
                <w:rFonts w:cs="Arial"/>
                <w:b/>
                <w:color w:val="000000"/>
                <w:szCs w:val="22"/>
                <w:bdr w:val="none" w:sz="0" w:space="0" w:color="auto" w:frame="1"/>
                <w:lang w:eastAsia="en-GB"/>
              </w:rPr>
            </w:pPr>
            <w:r w:rsidRPr="00EB6DAF">
              <w:rPr>
                <w:rFonts w:cs="Arial"/>
                <w:b/>
                <w:color w:val="000000"/>
                <w:szCs w:val="22"/>
                <w:bdr w:val="none" w:sz="0" w:space="0" w:color="auto" w:frame="1"/>
                <w:lang w:eastAsia="en-GB"/>
              </w:rPr>
              <w:t>Attended:</w:t>
            </w:r>
          </w:p>
        </w:tc>
        <w:tc>
          <w:tcPr>
            <w:tcW w:w="6410" w:type="dxa"/>
            <w:shd w:val="clear" w:color="auto" w:fill="FFFFFF"/>
            <w:tcMar>
              <w:top w:w="0" w:type="dxa"/>
              <w:left w:w="108" w:type="dxa"/>
              <w:bottom w:w="0" w:type="dxa"/>
              <w:right w:w="108" w:type="dxa"/>
            </w:tcMar>
          </w:tcPr>
          <w:p w14:paraId="6E3E04D6" w14:textId="7BE139DA" w:rsidR="00730B18" w:rsidRPr="00EB6DAF" w:rsidRDefault="00CA213E" w:rsidP="00752513">
            <w:pPr>
              <w:rPr>
                <w:rFonts w:cs="Arial"/>
                <w:b/>
                <w:color w:val="548DD4" w:themeColor="text2" w:themeTint="99"/>
                <w:szCs w:val="22"/>
                <w:bdr w:val="none" w:sz="0" w:space="0" w:color="auto" w:frame="1"/>
                <w:lang w:eastAsia="en-GB"/>
              </w:rPr>
            </w:pPr>
            <w:r>
              <w:rPr>
                <w:rFonts w:cs="Arial"/>
                <w:b/>
                <w:color w:val="548DD4" w:themeColor="text2" w:themeTint="99"/>
                <w:szCs w:val="22"/>
                <w:bdr w:val="none" w:sz="0" w:space="0" w:color="auto" w:frame="1"/>
                <w:lang w:eastAsia="en-GB"/>
              </w:rPr>
              <w:t>Yes</w:t>
            </w:r>
          </w:p>
        </w:tc>
      </w:tr>
      <w:tr w:rsidR="00730B18" w:rsidRPr="00EB6DAF" w14:paraId="1C62A397" w14:textId="77777777" w:rsidTr="00CA213E">
        <w:trPr>
          <w:trHeight w:val="545"/>
          <w:tblHeader/>
        </w:trPr>
        <w:tc>
          <w:tcPr>
            <w:tcW w:w="244" w:type="dxa"/>
            <w:vMerge/>
            <w:shd w:val="clear" w:color="auto" w:fill="FFFFFF"/>
          </w:tcPr>
          <w:p w14:paraId="7DBA2232" w14:textId="77777777" w:rsidR="00730B18" w:rsidRPr="00EB6DAF" w:rsidRDefault="00730B18" w:rsidP="00752513">
            <w:pPr>
              <w:rPr>
                <w:rFonts w:cs="Arial"/>
                <w:b/>
                <w:color w:val="000000"/>
                <w:szCs w:val="22"/>
                <w:bdr w:val="none" w:sz="0" w:space="0" w:color="auto" w:frame="1"/>
                <w:lang w:eastAsia="en-GB"/>
              </w:rPr>
            </w:pPr>
          </w:p>
        </w:tc>
        <w:tc>
          <w:tcPr>
            <w:tcW w:w="1868" w:type="dxa"/>
            <w:shd w:val="clear" w:color="auto" w:fill="FFFFFF"/>
          </w:tcPr>
          <w:p w14:paraId="68BECC9A" w14:textId="77777777" w:rsidR="00730B18" w:rsidRPr="00EB6DAF" w:rsidRDefault="00730B18" w:rsidP="00752513">
            <w:pPr>
              <w:jc w:val="right"/>
              <w:rPr>
                <w:rFonts w:cs="Arial"/>
                <w:b/>
                <w:color w:val="000000"/>
                <w:szCs w:val="22"/>
                <w:bdr w:val="none" w:sz="0" w:space="0" w:color="auto" w:frame="1"/>
                <w:lang w:eastAsia="en-GB"/>
              </w:rPr>
            </w:pPr>
            <w:r w:rsidRPr="00EB6DAF">
              <w:rPr>
                <w:rFonts w:cs="Arial"/>
                <w:b/>
                <w:color w:val="000000"/>
                <w:szCs w:val="22"/>
                <w:bdr w:val="none" w:sz="0" w:space="0" w:color="auto" w:frame="1"/>
                <w:lang w:eastAsia="en-GB"/>
              </w:rPr>
              <w:t>Your Contribution:</w:t>
            </w:r>
          </w:p>
        </w:tc>
        <w:tc>
          <w:tcPr>
            <w:tcW w:w="6410" w:type="dxa"/>
            <w:shd w:val="clear" w:color="auto" w:fill="FFFFFF"/>
            <w:tcMar>
              <w:top w:w="0" w:type="dxa"/>
              <w:left w:w="108" w:type="dxa"/>
              <w:bottom w:w="0" w:type="dxa"/>
              <w:right w:w="108" w:type="dxa"/>
            </w:tcMar>
          </w:tcPr>
          <w:p w14:paraId="7ABC1445" w14:textId="593745CE" w:rsidR="00730B18" w:rsidRPr="00EB6DAF" w:rsidRDefault="00CA213E" w:rsidP="00752513">
            <w:pPr>
              <w:rPr>
                <w:rFonts w:cs="Arial"/>
                <w:b/>
                <w:color w:val="548DD4" w:themeColor="text2" w:themeTint="99"/>
                <w:szCs w:val="22"/>
                <w:bdr w:val="none" w:sz="0" w:space="0" w:color="auto" w:frame="1"/>
                <w:lang w:eastAsia="en-GB"/>
              </w:rPr>
            </w:pPr>
            <w:r>
              <w:rPr>
                <w:rFonts w:cs="Arial"/>
                <w:b/>
                <w:color w:val="548DD4" w:themeColor="text2" w:themeTint="99"/>
                <w:szCs w:val="22"/>
                <w:bdr w:val="none" w:sz="0" w:space="0" w:color="auto" w:frame="1"/>
                <w:lang w:eastAsia="en-GB"/>
              </w:rPr>
              <w:t>Discussed and shared my progress to the other members.</w:t>
            </w:r>
          </w:p>
        </w:tc>
      </w:tr>
      <w:tr w:rsidR="00730B18" w:rsidRPr="00EB6DAF" w14:paraId="0D98FC02" w14:textId="77777777" w:rsidTr="00CA213E">
        <w:trPr>
          <w:trHeight w:val="280"/>
          <w:tblHeader/>
        </w:trPr>
        <w:tc>
          <w:tcPr>
            <w:tcW w:w="244" w:type="dxa"/>
            <w:vMerge w:val="restart"/>
            <w:shd w:val="clear" w:color="auto" w:fill="FFFFFF"/>
          </w:tcPr>
          <w:p w14:paraId="4D01A739" w14:textId="5BFA8BDD" w:rsidR="00730B18" w:rsidRPr="00EB6DAF" w:rsidRDefault="00730B18" w:rsidP="00752513">
            <w:pPr>
              <w:rPr>
                <w:rFonts w:cs="Arial"/>
                <w:b/>
                <w:color w:val="000000"/>
                <w:szCs w:val="22"/>
                <w:bdr w:val="none" w:sz="0" w:space="0" w:color="auto" w:frame="1"/>
                <w:lang w:eastAsia="en-GB"/>
              </w:rPr>
            </w:pPr>
            <w:r w:rsidRPr="00EB6DAF">
              <w:rPr>
                <w:rFonts w:cs="Arial"/>
                <w:b/>
                <w:color w:val="000000"/>
                <w:szCs w:val="22"/>
                <w:bdr w:val="none" w:sz="0" w:space="0" w:color="auto" w:frame="1"/>
                <w:lang w:eastAsia="en-GB"/>
              </w:rPr>
              <w:t>4</w:t>
            </w:r>
          </w:p>
        </w:tc>
        <w:tc>
          <w:tcPr>
            <w:tcW w:w="1868" w:type="dxa"/>
            <w:shd w:val="clear" w:color="auto" w:fill="FFFFFF"/>
          </w:tcPr>
          <w:p w14:paraId="53791D1B" w14:textId="4CED5A61" w:rsidR="00730B18" w:rsidRPr="00EB6DAF" w:rsidRDefault="00CA213E" w:rsidP="00CA213E">
            <w:pPr>
              <w:jc w:val="center"/>
              <w:rPr>
                <w:rFonts w:cs="Arial"/>
                <w:b/>
                <w:color w:val="000000"/>
                <w:szCs w:val="22"/>
                <w:bdr w:val="none" w:sz="0" w:space="0" w:color="auto" w:frame="1"/>
                <w:lang w:eastAsia="en-GB"/>
              </w:rPr>
            </w:pPr>
            <w:r>
              <w:rPr>
                <w:rFonts w:cs="Arial"/>
                <w:b/>
                <w:color w:val="000000"/>
                <w:szCs w:val="22"/>
                <w:bdr w:val="none" w:sz="0" w:space="0" w:color="auto" w:frame="1"/>
                <w:lang w:eastAsia="en-GB"/>
              </w:rPr>
              <w:t>Date &amp; Time:</w:t>
            </w:r>
          </w:p>
        </w:tc>
        <w:tc>
          <w:tcPr>
            <w:tcW w:w="6410" w:type="dxa"/>
            <w:shd w:val="clear" w:color="auto" w:fill="FFFFFF"/>
            <w:tcMar>
              <w:top w:w="0" w:type="dxa"/>
              <w:left w:w="108" w:type="dxa"/>
              <w:bottom w:w="0" w:type="dxa"/>
              <w:right w:w="108" w:type="dxa"/>
            </w:tcMar>
          </w:tcPr>
          <w:p w14:paraId="685E881F" w14:textId="1BA958A9" w:rsidR="00730B18" w:rsidRPr="00EB6DAF" w:rsidRDefault="00CA213E" w:rsidP="00752513">
            <w:pPr>
              <w:rPr>
                <w:rFonts w:cs="Arial"/>
                <w:b/>
                <w:color w:val="548DD4" w:themeColor="text2" w:themeTint="99"/>
                <w:szCs w:val="22"/>
                <w:bdr w:val="none" w:sz="0" w:space="0" w:color="auto" w:frame="1"/>
                <w:lang w:eastAsia="en-GB"/>
              </w:rPr>
            </w:pPr>
            <w:r>
              <w:rPr>
                <w:rFonts w:cs="Arial"/>
                <w:b/>
                <w:color w:val="548DD4" w:themeColor="text2" w:themeTint="99"/>
                <w:szCs w:val="22"/>
                <w:bdr w:val="none" w:sz="0" w:space="0" w:color="auto" w:frame="1"/>
                <w:lang w:eastAsia="en-GB"/>
              </w:rPr>
              <w:t>2022.03.30</w:t>
            </w:r>
          </w:p>
        </w:tc>
      </w:tr>
      <w:tr w:rsidR="00730B18" w:rsidRPr="00EB6DAF" w14:paraId="58AF28E0" w14:textId="77777777" w:rsidTr="00CA213E">
        <w:trPr>
          <w:trHeight w:val="295"/>
          <w:tblHeader/>
        </w:trPr>
        <w:tc>
          <w:tcPr>
            <w:tcW w:w="244" w:type="dxa"/>
            <w:vMerge/>
            <w:shd w:val="clear" w:color="auto" w:fill="FFFFFF"/>
          </w:tcPr>
          <w:p w14:paraId="41089E09" w14:textId="77777777" w:rsidR="00730B18" w:rsidRPr="00EB6DAF" w:rsidRDefault="00730B18" w:rsidP="00752513">
            <w:pPr>
              <w:rPr>
                <w:rFonts w:cs="Arial"/>
                <w:b/>
                <w:color w:val="000000"/>
                <w:szCs w:val="22"/>
                <w:bdr w:val="none" w:sz="0" w:space="0" w:color="auto" w:frame="1"/>
                <w:lang w:eastAsia="en-GB"/>
              </w:rPr>
            </w:pPr>
          </w:p>
        </w:tc>
        <w:tc>
          <w:tcPr>
            <w:tcW w:w="1868" w:type="dxa"/>
            <w:shd w:val="clear" w:color="auto" w:fill="FFFFFF"/>
          </w:tcPr>
          <w:p w14:paraId="02A399C9" w14:textId="5E0C9607" w:rsidR="00730B18" w:rsidRPr="00EB6DAF" w:rsidRDefault="00CA213E" w:rsidP="00CA213E">
            <w:pPr>
              <w:jc w:val="center"/>
              <w:rPr>
                <w:rFonts w:cs="Arial"/>
                <w:b/>
                <w:color w:val="000000"/>
                <w:szCs w:val="22"/>
                <w:bdr w:val="none" w:sz="0" w:space="0" w:color="auto" w:frame="1"/>
                <w:lang w:eastAsia="en-GB"/>
              </w:rPr>
            </w:pPr>
            <w:r>
              <w:rPr>
                <w:rFonts w:cs="Arial"/>
                <w:b/>
                <w:color w:val="000000"/>
                <w:szCs w:val="22"/>
                <w:bdr w:val="none" w:sz="0" w:space="0" w:color="auto" w:frame="1"/>
                <w:lang w:eastAsia="en-GB"/>
              </w:rPr>
              <w:t>Objective:</w:t>
            </w:r>
          </w:p>
        </w:tc>
        <w:tc>
          <w:tcPr>
            <w:tcW w:w="6410" w:type="dxa"/>
            <w:shd w:val="clear" w:color="auto" w:fill="FFFFFF"/>
            <w:tcMar>
              <w:top w:w="0" w:type="dxa"/>
              <w:left w:w="108" w:type="dxa"/>
              <w:bottom w:w="0" w:type="dxa"/>
              <w:right w:w="108" w:type="dxa"/>
            </w:tcMar>
          </w:tcPr>
          <w:p w14:paraId="594F77AE" w14:textId="0C2E1937" w:rsidR="00730B18" w:rsidRPr="00EB6DAF" w:rsidRDefault="00CA213E" w:rsidP="00752513">
            <w:pPr>
              <w:rPr>
                <w:rFonts w:cs="Arial"/>
                <w:b/>
                <w:color w:val="548DD4" w:themeColor="text2" w:themeTint="99"/>
                <w:szCs w:val="22"/>
                <w:bdr w:val="none" w:sz="0" w:space="0" w:color="auto" w:frame="1"/>
                <w:lang w:eastAsia="en-GB"/>
              </w:rPr>
            </w:pPr>
            <w:r>
              <w:rPr>
                <w:rFonts w:cs="Arial"/>
                <w:b/>
                <w:color w:val="548DD4" w:themeColor="text2" w:themeTint="99"/>
                <w:szCs w:val="22"/>
                <w:bdr w:val="none" w:sz="0" w:space="0" w:color="auto" w:frame="1"/>
                <w:lang w:eastAsia="en-GB"/>
              </w:rPr>
              <w:t>Finalize the project</w:t>
            </w:r>
          </w:p>
        </w:tc>
      </w:tr>
      <w:tr w:rsidR="00730B18" w:rsidRPr="00EB6DAF" w14:paraId="7DFEAB9E" w14:textId="77777777" w:rsidTr="00CA213E">
        <w:trPr>
          <w:trHeight w:val="311"/>
          <w:tblHeader/>
        </w:trPr>
        <w:tc>
          <w:tcPr>
            <w:tcW w:w="244" w:type="dxa"/>
            <w:vMerge/>
            <w:shd w:val="clear" w:color="auto" w:fill="FFFFFF"/>
          </w:tcPr>
          <w:p w14:paraId="52C001F9" w14:textId="77777777" w:rsidR="00730B18" w:rsidRPr="00EB6DAF" w:rsidRDefault="00730B18" w:rsidP="00752513">
            <w:pPr>
              <w:rPr>
                <w:rFonts w:cs="Arial"/>
                <w:b/>
                <w:color w:val="000000"/>
                <w:szCs w:val="22"/>
                <w:bdr w:val="none" w:sz="0" w:space="0" w:color="auto" w:frame="1"/>
                <w:lang w:eastAsia="en-GB"/>
              </w:rPr>
            </w:pPr>
          </w:p>
        </w:tc>
        <w:tc>
          <w:tcPr>
            <w:tcW w:w="1868" w:type="dxa"/>
            <w:shd w:val="clear" w:color="auto" w:fill="FFFFFF"/>
          </w:tcPr>
          <w:p w14:paraId="2B189D2D" w14:textId="48CAD5E9" w:rsidR="00730B18" w:rsidRPr="00EB6DAF" w:rsidRDefault="00CA213E" w:rsidP="00CA213E">
            <w:pPr>
              <w:jc w:val="center"/>
              <w:rPr>
                <w:rFonts w:cs="Arial"/>
                <w:b/>
                <w:color w:val="000000"/>
                <w:szCs w:val="22"/>
                <w:bdr w:val="none" w:sz="0" w:space="0" w:color="auto" w:frame="1"/>
                <w:lang w:eastAsia="en-GB"/>
              </w:rPr>
            </w:pPr>
            <w:r>
              <w:rPr>
                <w:rFonts w:cs="Arial"/>
                <w:b/>
                <w:color w:val="000000"/>
                <w:szCs w:val="22"/>
                <w:bdr w:val="none" w:sz="0" w:space="0" w:color="auto" w:frame="1"/>
                <w:lang w:eastAsia="en-GB"/>
              </w:rPr>
              <w:t>Attended:</w:t>
            </w:r>
          </w:p>
        </w:tc>
        <w:tc>
          <w:tcPr>
            <w:tcW w:w="6410" w:type="dxa"/>
            <w:shd w:val="clear" w:color="auto" w:fill="FFFFFF"/>
            <w:tcMar>
              <w:top w:w="0" w:type="dxa"/>
              <w:left w:w="108" w:type="dxa"/>
              <w:bottom w:w="0" w:type="dxa"/>
              <w:right w:w="108" w:type="dxa"/>
            </w:tcMar>
          </w:tcPr>
          <w:p w14:paraId="6A529A84" w14:textId="3C272864" w:rsidR="00730B18" w:rsidRPr="00EB6DAF" w:rsidRDefault="00CA213E" w:rsidP="00752513">
            <w:pPr>
              <w:rPr>
                <w:rFonts w:cs="Arial"/>
                <w:b/>
                <w:color w:val="548DD4" w:themeColor="text2" w:themeTint="99"/>
                <w:szCs w:val="22"/>
                <w:bdr w:val="none" w:sz="0" w:space="0" w:color="auto" w:frame="1"/>
                <w:lang w:eastAsia="en-GB"/>
              </w:rPr>
            </w:pPr>
            <w:r>
              <w:rPr>
                <w:rFonts w:cs="Arial"/>
                <w:b/>
                <w:color w:val="548DD4" w:themeColor="text2" w:themeTint="99"/>
                <w:szCs w:val="22"/>
                <w:bdr w:val="none" w:sz="0" w:space="0" w:color="auto" w:frame="1"/>
                <w:lang w:eastAsia="en-GB"/>
              </w:rPr>
              <w:t>Yes</w:t>
            </w:r>
          </w:p>
        </w:tc>
      </w:tr>
      <w:tr w:rsidR="00730B18" w:rsidRPr="00EB6DAF" w14:paraId="0D4D2BEC" w14:textId="77777777" w:rsidTr="00CA213E">
        <w:trPr>
          <w:trHeight w:val="295"/>
          <w:tblHeader/>
        </w:trPr>
        <w:tc>
          <w:tcPr>
            <w:tcW w:w="244" w:type="dxa"/>
            <w:vMerge/>
            <w:shd w:val="clear" w:color="auto" w:fill="FFFFFF"/>
          </w:tcPr>
          <w:p w14:paraId="2E0ABB4B" w14:textId="77777777" w:rsidR="00730B18" w:rsidRPr="00EB6DAF" w:rsidRDefault="00730B18" w:rsidP="00752513">
            <w:pPr>
              <w:rPr>
                <w:rFonts w:cs="Arial"/>
                <w:b/>
                <w:color w:val="000000"/>
                <w:szCs w:val="22"/>
                <w:bdr w:val="none" w:sz="0" w:space="0" w:color="auto" w:frame="1"/>
                <w:lang w:eastAsia="en-GB"/>
              </w:rPr>
            </w:pPr>
          </w:p>
        </w:tc>
        <w:tc>
          <w:tcPr>
            <w:tcW w:w="1868" w:type="dxa"/>
            <w:shd w:val="clear" w:color="auto" w:fill="FFFFFF"/>
          </w:tcPr>
          <w:p w14:paraId="6CBFFF7D" w14:textId="221E78CB" w:rsidR="00730B18" w:rsidRPr="00EB6DAF" w:rsidRDefault="00CA213E" w:rsidP="00752513">
            <w:pPr>
              <w:jc w:val="right"/>
              <w:rPr>
                <w:rFonts w:cs="Arial"/>
                <w:b/>
                <w:color w:val="000000"/>
                <w:szCs w:val="22"/>
                <w:bdr w:val="none" w:sz="0" w:space="0" w:color="auto" w:frame="1"/>
                <w:lang w:eastAsia="en-GB"/>
              </w:rPr>
            </w:pPr>
            <w:r>
              <w:rPr>
                <w:rFonts w:cs="Arial"/>
                <w:b/>
                <w:color w:val="000000"/>
                <w:szCs w:val="22"/>
                <w:bdr w:val="none" w:sz="0" w:space="0" w:color="auto" w:frame="1"/>
                <w:lang w:eastAsia="en-GB"/>
              </w:rPr>
              <w:t>Your Contribution:</w:t>
            </w:r>
          </w:p>
        </w:tc>
        <w:tc>
          <w:tcPr>
            <w:tcW w:w="6410" w:type="dxa"/>
            <w:shd w:val="clear" w:color="auto" w:fill="FFFFFF"/>
            <w:tcMar>
              <w:top w:w="0" w:type="dxa"/>
              <w:left w:w="108" w:type="dxa"/>
              <w:bottom w:w="0" w:type="dxa"/>
              <w:right w:w="108" w:type="dxa"/>
            </w:tcMar>
          </w:tcPr>
          <w:p w14:paraId="1CB9570C" w14:textId="01C6B810" w:rsidR="00730B18" w:rsidRPr="00EB6DAF" w:rsidRDefault="00CA213E" w:rsidP="00752513">
            <w:pPr>
              <w:rPr>
                <w:rFonts w:cs="Arial"/>
                <w:b/>
                <w:color w:val="548DD4" w:themeColor="text2" w:themeTint="99"/>
                <w:szCs w:val="22"/>
                <w:bdr w:val="none" w:sz="0" w:space="0" w:color="auto" w:frame="1"/>
                <w:lang w:eastAsia="en-GB"/>
              </w:rPr>
            </w:pPr>
            <w:r>
              <w:rPr>
                <w:rFonts w:cs="Arial"/>
                <w:b/>
                <w:color w:val="548DD4" w:themeColor="text2" w:themeTint="99"/>
                <w:szCs w:val="22"/>
                <w:bdr w:val="none" w:sz="0" w:space="0" w:color="auto" w:frame="1"/>
                <w:lang w:eastAsia="en-GB"/>
              </w:rPr>
              <w:t>Finalized the work before submission</w:t>
            </w:r>
          </w:p>
        </w:tc>
      </w:tr>
      <w:tr w:rsidR="00730B18" w:rsidRPr="00EB6DAF" w14:paraId="0BA811C3" w14:textId="77777777" w:rsidTr="00CA213E">
        <w:trPr>
          <w:trHeight w:val="249"/>
          <w:tblHeader/>
        </w:trPr>
        <w:tc>
          <w:tcPr>
            <w:tcW w:w="8523" w:type="dxa"/>
            <w:gridSpan w:val="3"/>
            <w:shd w:val="clear" w:color="auto" w:fill="FFFFFF"/>
          </w:tcPr>
          <w:p w14:paraId="702662C5" w14:textId="6E05C1B3" w:rsidR="00730B18" w:rsidRPr="00EB6DAF" w:rsidRDefault="00730B18" w:rsidP="00752513">
            <w:pPr>
              <w:rPr>
                <w:rFonts w:cs="Arial"/>
                <w:b/>
                <w:color w:val="548DD4" w:themeColor="text2" w:themeTint="99"/>
                <w:szCs w:val="22"/>
                <w:bdr w:val="none" w:sz="0" w:space="0" w:color="auto" w:frame="1"/>
                <w:lang w:eastAsia="en-GB"/>
              </w:rPr>
            </w:pPr>
            <w:proofErr w:type="spellStart"/>
            <w:r w:rsidRPr="00EB6DAF">
              <w:rPr>
                <w:rFonts w:cs="Arial"/>
                <w:b/>
                <w:szCs w:val="22"/>
                <w:bdr w:val="none" w:sz="0" w:space="0" w:color="auto" w:frame="1"/>
                <w:lang w:eastAsia="en-GB"/>
              </w:rPr>
              <w:t>Etc</w:t>
            </w:r>
            <w:proofErr w:type="spellEnd"/>
            <w:r w:rsidRPr="00EB6DAF">
              <w:rPr>
                <w:rFonts w:cs="Arial"/>
                <w:b/>
                <w:szCs w:val="22"/>
                <w:bdr w:val="none" w:sz="0" w:space="0" w:color="auto" w:frame="1"/>
                <w:lang w:eastAsia="en-GB"/>
              </w:rPr>
              <w:t>….</w:t>
            </w:r>
          </w:p>
        </w:tc>
      </w:tr>
    </w:tbl>
    <w:p w14:paraId="1D102694" w14:textId="77777777" w:rsidR="00730B18" w:rsidRPr="00730B18" w:rsidRDefault="00730B18" w:rsidP="00730B18">
      <w:pPr>
        <w:widowControl w:val="0"/>
        <w:shd w:val="clear" w:color="auto" w:fill="FFFFFF" w:themeFill="background1"/>
        <w:spacing w:before="100" w:beforeAutospacing="1" w:after="100" w:afterAutospacing="1" w:line="276" w:lineRule="auto"/>
        <w:rPr>
          <w:rFonts w:cs="Arial"/>
          <w:szCs w:val="22"/>
          <w:highlight w:val="yellow"/>
          <w:lang w:val="en-GB"/>
        </w:rPr>
      </w:pPr>
    </w:p>
    <w:p w14:paraId="25427E5F" w14:textId="0B7D2D77" w:rsidR="0095388D" w:rsidRPr="00202FE4" w:rsidRDefault="00CE5D4F" w:rsidP="00D453F0">
      <w:pPr>
        <w:pStyle w:val="Heading1"/>
        <w:numPr>
          <w:ilvl w:val="0"/>
          <w:numId w:val="7"/>
        </w:numPr>
        <w:spacing w:after="0"/>
        <w:ind w:left="426" w:hanging="426"/>
      </w:pPr>
      <w:bookmarkStart w:id="2" w:name="_Toc536448809"/>
      <w:bookmarkStart w:id="3" w:name="_Toc64452594"/>
      <w:r>
        <w:t xml:space="preserve">Technical </w:t>
      </w:r>
      <w:r w:rsidR="002B52DD" w:rsidRPr="008F475A">
        <w:t>Discussion</w:t>
      </w:r>
      <w:bookmarkEnd w:id="2"/>
      <w:bookmarkEnd w:id="3"/>
      <w:r w:rsidR="0095388D" w:rsidRPr="00B96750">
        <w:t xml:space="preserve"> </w:t>
      </w:r>
    </w:p>
    <w:p w14:paraId="4EF9ED40" w14:textId="3483F36F" w:rsidR="00122AEE" w:rsidRDefault="00122AEE" w:rsidP="00D453F0">
      <w:pPr>
        <w:widowControl w:val="0"/>
        <w:shd w:val="clear" w:color="auto" w:fill="FFFFFF" w:themeFill="background1"/>
        <w:spacing w:after="240" w:line="276" w:lineRule="auto"/>
        <w:rPr>
          <w:rFonts w:ascii="Times New Roman" w:hAnsi="Times New Roman"/>
          <w:i/>
          <w:lang w:val="en-GB" w:eastAsia="en-GB"/>
        </w:rPr>
      </w:pPr>
      <w:r w:rsidRPr="00122AEE">
        <w:rPr>
          <w:rFonts w:ascii="Times New Roman" w:hAnsi="Times New Roman"/>
          <w:i/>
          <w:lang w:val="en-GB" w:eastAsia="en-GB"/>
        </w:rPr>
        <w:t>Max 1000 words</w:t>
      </w:r>
    </w:p>
    <w:p w14:paraId="2E012395" w14:textId="77777777" w:rsidR="00F63C06" w:rsidRPr="00881546" w:rsidRDefault="00F63C06" w:rsidP="00F63C06">
      <w:pPr>
        <w:widowControl w:val="0"/>
        <w:shd w:val="clear" w:color="auto" w:fill="FFFFFF" w:themeFill="background1"/>
        <w:spacing w:before="100" w:beforeAutospacing="1" w:line="276" w:lineRule="auto"/>
        <w:rPr>
          <w:rFonts w:cs="Arial"/>
          <w:color w:val="000000" w:themeColor="text1"/>
          <w:lang w:val="en-GB" w:eastAsia="en-GB"/>
        </w:rPr>
      </w:pPr>
      <w:r>
        <w:rPr>
          <w:rFonts w:cs="Arial"/>
          <w:color w:val="000000" w:themeColor="text1"/>
          <w:lang w:val="en-GB" w:eastAsia="en-GB"/>
        </w:rPr>
        <w:t>Section g</w:t>
      </w:r>
      <w:r w:rsidRPr="00881546">
        <w:rPr>
          <w:rFonts w:cs="Arial"/>
          <w:color w:val="000000" w:themeColor="text1"/>
          <w:lang w:val="en-GB" w:eastAsia="en-GB"/>
        </w:rPr>
        <w:t>uidelines</w:t>
      </w:r>
      <w:r>
        <w:rPr>
          <w:rFonts w:cs="Arial"/>
          <w:color w:val="000000" w:themeColor="text1"/>
          <w:lang w:val="en-GB" w:eastAsia="en-GB"/>
        </w:rPr>
        <w:t>:</w:t>
      </w:r>
    </w:p>
    <w:p w14:paraId="0C8D0512" w14:textId="1547E09E" w:rsidR="0014339F" w:rsidRPr="00881546" w:rsidRDefault="0014339F" w:rsidP="0014339F">
      <w:pPr>
        <w:pStyle w:val="ListParagraph"/>
        <w:numPr>
          <w:ilvl w:val="0"/>
          <w:numId w:val="16"/>
        </w:numPr>
        <w:rPr>
          <w:color w:val="000000" w:themeColor="text1"/>
          <w:lang w:val="en-GB"/>
        </w:rPr>
      </w:pPr>
      <w:r w:rsidRPr="00881546">
        <w:rPr>
          <w:rFonts w:cs="Arial"/>
          <w:color w:val="000000" w:themeColor="text1"/>
          <w:lang w:val="en-GB"/>
        </w:rPr>
        <w:t xml:space="preserve">Discuss the development of the tasks that </w:t>
      </w:r>
      <w:r w:rsidRPr="00881546">
        <w:rPr>
          <w:rFonts w:cs="Arial"/>
          <w:b/>
          <w:color w:val="000000" w:themeColor="text1"/>
          <w:lang w:val="en-GB"/>
        </w:rPr>
        <w:t>you were allocated</w:t>
      </w:r>
      <w:r w:rsidRPr="00881546">
        <w:rPr>
          <w:rFonts w:cs="Arial"/>
          <w:color w:val="000000" w:themeColor="text1"/>
          <w:lang w:val="en-GB"/>
        </w:rPr>
        <w:t>. This technical discussion must include the approach taken, and explanations of how the required functionality was implemented.</w:t>
      </w:r>
      <w:r w:rsidRPr="00881546">
        <w:rPr>
          <w:color w:val="000000" w:themeColor="text1"/>
          <w:lang w:val="en-GB"/>
        </w:rPr>
        <w:t xml:space="preserve"> Illustrate your explanation with code snippets and screenshots. Also explain the difficulties you faced and how you solved them.</w:t>
      </w:r>
    </w:p>
    <w:p w14:paraId="190849AD" w14:textId="79D2A760" w:rsidR="0014339F" w:rsidRDefault="0014339F" w:rsidP="00A2239F">
      <w:pPr>
        <w:pStyle w:val="ListParagraph"/>
        <w:numPr>
          <w:ilvl w:val="0"/>
          <w:numId w:val="16"/>
        </w:numPr>
        <w:rPr>
          <w:rFonts w:cs="Arial"/>
          <w:color w:val="000000" w:themeColor="text1"/>
          <w:lang w:val="en-GB" w:eastAsia="en-GB"/>
        </w:rPr>
      </w:pPr>
      <w:r w:rsidRPr="00881546">
        <w:rPr>
          <w:rFonts w:cs="Arial"/>
          <w:color w:val="000000" w:themeColor="text1"/>
          <w:lang w:val="en-GB" w:eastAsia="en-GB"/>
        </w:rPr>
        <w:t>Illustrate your technical discussion with screenshots and code samples.</w:t>
      </w:r>
    </w:p>
    <w:p w14:paraId="6F296B6B" w14:textId="77777777" w:rsidR="006404E2" w:rsidRDefault="00A41676" w:rsidP="0098160A">
      <w:pPr>
        <w:pStyle w:val="ListParagraph"/>
        <w:numPr>
          <w:ilvl w:val="0"/>
          <w:numId w:val="16"/>
        </w:numPr>
        <w:rPr>
          <w:b/>
          <w:u w:val="single"/>
          <w:lang w:val="en-GB"/>
        </w:rPr>
      </w:pPr>
      <w:r w:rsidRPr="00122AEE">
        <w:rPr>
          <w:b/>
          <w:u w:val="single"/>
          <w:lang w:val="en-GB"/>
        </w:rPr>
        <w:t>Discuss</w:t>
      </w:r>
      <w:r w:rsidR="00657FA1" w:rsidRPr="00122AEE">
        <w:rPr>
          <w:b/>
          <w:u w:val="single"/>
          <w:lang w:val="en-GB"/>
        </w:rPr>
        <w:t xml:space="preserve"> only the</w:t>
      </w:r>
      <w:r w:rsidR="009A5F3E" w:rsidRPr="00122AEE">
        <w:rPr>
          <w:b/>
          <w:u w:val="single"/>
          <w:lang w:val="en-GB"/>
        </w:rPr>
        <w:t xml:space="preserve"> following</w:t>
      </w:r>
      <w:r w:rsidR="00657FA1" w:rsidRPr="00122AEE">
        <w:rPr>
          <w:b/>
          <w:u w:val="single"/>
          <w:lang w:val="en-GB"/>
        </w:rPr>
        <w:t xml:space="preserve"> tasks that you were allocated</w:t>
      </w:r>
      <w:r w:rsidR="00614430" w:rsidRPr="00122AEE">
        <w:rPr>
          <w:b/>
          <w:u w:val="single"/>
          <w:lang w:val="en-GB"/>
        </w:rPr>
        <w:t xml:space="preserve">.  </w:t>
      </w:r>
    </w:p>
    <w:p w14:paraId="09EE6FCD" w14:textId="76031429" w:rsidR="00657FA1" w:rsidRDefault="00614430" w:rsidP="0098160A">
      <w:pPr>
        <w:pStyle w:val="ListParagraph"/>
        <w:numPr>
          <w:ilvl w:val="0"/>
          <w:numId w:val="16"/>
        </w:numPr>
        <w:rPr>
          <w:b/>
          <w:u w:val="single"/>
          <w:lang w:val="en-GB"/>
        </w:rPr>
      </w:pPr>
      <w:r w:rsidRPr="00122AEE">
        <w:rPr>
          <w:b/>
          <w:u w:val="single"/>
          <w:lang w:val="en-GB"/>
        </w:rPr>
        <w:t xml:space="preserve">State if any </w:t>
      </w:r>
      <w:r w:rsidR="008D58BE" w:rsidRPr="00122AEE">
        <w:rPr>
          <w:b/>
          <w:u w:val="single"/>
          <w:lang w:val="en-GB"/>
        </w:rPr>
        <w:t>of your allocated tasks</w:t>
      </w:r>
      <w:r w:rsidRPr="00122AEE">
        <w:rPr>
          <w:b/>
          <w:u w:val="single"/>
          <w:lang w:val="en-GB"/>
        </w:rPr>
        <w:t xml:space="preserve"> were not completed.</w:t>
      </w:r>
    </w:p>
    <w:p w14:paraId="546549FE" w14:textId="77777777" w:rsidR="006404E2" w:rsidRDefault="006404E2" w:rsidP="00B75285">
      <w:pPr>
        <w:rPr>
          <w:b/>
          <w:u w:val="single"/>
          <w:lang w:val="en-GB"/>
        </w:rPr>
      </w:pPr>
    </w:p>
    <w:p w14:paraId="5B70A97B" w14:textId="24F1BCA0" w:rsidR="005115CF" w:rsidRPr="001A7FA9" w:rsidRDefault="00B75285" w:rsidP="001A7FA9">
      <w:pPr>
        <w:rPr>
          <w:lang w:val="en-GB"/>
        </w:rPr>
      </w:pPr>
      <w:r w:rsidRPr="00B75285">
        <w:rPr>
          <w:lang w:val="en-GB"/>
        </w:rPr>
        <w:t>Student 1:</w:t>
      </w:r>
      <w:bookmarkStart w:id="4" w:name="_Toc358227"/>
      <w:bookmarkStart w:id="5" w:name="_Toc64452595"/>
    </w:p>
    <w:p w14:paraId="34AAE0B7" w14:textId="59F9B3B9" w:rsidR="00CE5D4F" w:rsidRPr="00F270DC" w:rsidRDefault="00CE5D4F" w:rsidP="00614430">
      <w:pPr>
        <w:pStyle w:val="Heading2"/>
        <w:numPr>
          <w:ilvl w:val="0"/>
          <w:numId w:val="9"/>
        </w:numPr>
        <w:spacing w:before="0"/>
        <w:rPr>
          <w:rFonts w:ascii="Arial" w:hAnsi="Arial" w:cs="Arial"/>
          <w:b w:val="0"/>
          <w:color w:val="000000" w:themeColor="text1"/>
          <w:sz w:val="22"/>
          <w:szCs w:val="22"/>
          <w:lang w:val="en-GB"/>
        </w:rPr>
      </w:pPr>
      <w:r w:rsidRPr="00F270DC">
        <w:rPr>
          <w:rFonts w:ascii="Arial" w:hAnsi="Arial" w:cs="Arial"/>
          <w:b w:val="0"/>
          <w:color w:val="000000" w:themeColor="text1"/>
          <w:sz w:val="22"/>
          <w:szCs w:val="22"/>
          <w:lang w:val="en-GB"/>
        </w:rPr>
        <w:t>Presentation Page</w:t>
      </w:r>
      <w:bookmarkEnd w:id="4"/>
      <w:bookmarkEnd w:id="5"/>
    </w:p>
    <w:p w14:paraId="2A9591C6" w14:textId="71D1E313" w:rsidR="005115CF" w:rsidRDefault="00614430" w:rsidP="005115CF">
      <w:pPr>
        <w:pStyle w:val="Heading2"/>
        <w:numPr>
          <w:ilvl w:val="0"/>
          <w:numId w:val="9"/>
        </w:numPr>
        <w:spacing w:before="0"/>
        <w:rPr>
          <w:rFonts w:ascii="Arial" w:hAnsi="Arial" w:cs="Arial"/>
          <w:b w:val="0"/>
          <w:color w:val="000000" w:themeColor="text1"/>
          <w:sz w:val="22"/>
          <w:szCs w:val="22"/>
          <w:lang w:val="en-GB"/>
        </w:rPr>
      </w:pPr>
      <w:bookmarkStart w:id="6" w:name="_Toc64452596"/>
      <w:r w:rsidRPr="00F270DC">
        <w:rPr>
          <w:rFonts w:ascii="Arial" w:hAnsi="Arial" w:cs="Arial"/>
          <w:b w:val="0"/>
          <w:color w:val="000000" w:themeColor="text1"/>
          <w:sz w:val="22"/>
          <w:szCs w:val="22"/>
          <w:lang w:val="en-GB"/>
        </w:rPr>
        <w:t>Buy products</w:t>
      </w:r>
      <w:bookmarkEnd w:id="6"/>
    </w:p>
    <w:p w14:paraId="69C6F2C4" w14:textId="10AED7DC" w:rsidR="00B75285" w:rsidRDefault="00B75285" w:rsidP="00B75285">
      <w:pPr>
        <w:pStyle w:val="Heading2"/>
        <w:spacing w:before="0"/>
        <w:rPr>
          <w:rFonts w:ascii="Arial" w:hAnsi="Arial" w:cs="Arial"/>
          <w:b w:val="0"/>
          <w:color w:val="000000" w:themeColor="text1"/>
          <w:sz w:val="22"/>
          <w:szCs w:val="22"/>
          <w:lang w:val="en-GB"/>
        </w:rPr>
      </w:pPr>
      <w:bookmarkStart w:id="7" w:name="_Toc64452597"/>
      <w:bookmarkStart w:id="8" w:name="_Toc358228"/>
      <w:bookmarkStart w:id="9" w:name="_Toc358231"/>
      <w:r>
        <w:rPr>
          <w:rFonts w:ascii="Arial" w:hAnsi="Arial" w:cs="Arial"/>
          <w:b w:val="0"/>
          <w:color w:val="000000" w:themeColor="text1"/>
          <w:sz w:val="22"/>
          <w:szCs w:val="22"/>
          <w:lang w:val="en-GB"/>
        </w:rPr>
        <w:t>Student 2:</w:t>
      </w:r>
      <w:bookmarkEnd w:id="7"/>
    </w:p>
    <w:bookmarkEnd w:id="8"/>
    <w:p w14:paraId="5E600466" w14:textId="693FB5C8" w:rsidR="00141AC6" w:rsidRPr="00A9170A" w:rsidRDefault="009F7A6A" w:rsidP="00B75285">
      <w:pPr>
        <w:pStyle w:val="ListParagraph"/>
        <w:numPr>
          <w:ilvl w:val="0"/>
          <w:numId w:val="25"/>
        </w:numPr>
        <w:rPr>
          <w:lang w:val="en-GB"/>
        </w:rPr>
      </w:pPr>
      <w:r w:rsidRPr="009F7A6A">
        <w:rPr>
          <w:szCs w:val="22"/>
        </w:rPr>
        <w:t>Main site navigation</w:t>
      </w:r>
      <w:r w:rsidR="00D03200" w:rsidRPr="00F270DC">
        <w:rPr>
          <w:rFonts w:cs="Arial"/>
          <w:color w:val="000000" w:themeColor="text1"/>
          <w:szCs w:val="22"/>
          <w:lang w:val="en-GB"/>
        </w:rPr>
        <w:t xml:space="preserve"> </w:t>
      </w:r>
      <w:bookmarkEnd w:id="9"/>
      <w:r w:rsidR="00B75285" w:rsidRPr="00A9170A">
        <w:rPr>
          <w:rFonts w:cs="Arial"/>
          <w:color w:val="000000" w:themeColor="text1"/>
          <w:szCs w:val="22"/>
          <w:lang w:val="en-GB"/>
        </w:rPr>
        <w:t>&amp;</w:t>
      </w:r>
      <w:r w:rsidR="00B75285">
        <w:rPr>
          <w:rFonts w:cs="Arial"/>
          <w:b/>
          <w:color w:val="000000" w:themeColor="text1"/>
          <w:szCs w:val="22"/>
          <w:lang w:val="en-GB"/>
        </w:rPr>
        <w:t xml:space="preserve"> </w:t>
      </w:r>
      <w:r w:rsidR="00B75285" w:rsidRPr="00A9170A">
        <w:rPr>
          <w:lang w:val="en-GB"/>
        </w:rPr>
        <w:t>External CSS</w:t>
      </w:r>
    </w:p>
    <w:p w14:paraId="2E9EEE75" w14:textId="1206F707" w:rsidR="00614430" w:rsidRPr="008A135D" w:rsidRDefault="00513578" w:rsidP="00614430">
      <w:pPr>
        <w:pStyle w:val="Heading2"/>
        <w:numPr>
          <w:ilvl w:val="0"/>
          <w:numId w:val="9"/>
        </w:numPr>
        <w:spacing w:before="0"/>
        <w:rPr>
          <w:rFonts w:ascii="Arial" w:hAnsi="Arial" w:cs="Arial"/>
          <w:b w:val="0"/>
          <w:color w:val="000000" w:themeColor="text1"/>
          <w:sz w:val="22"/>
          <w:szCs w:val="22"/>
          <w:lang w:val="en-GB"/>
        </w:rPr>
      </w:pPr>
      <w:bookmarkStart w:id="10" w:name="_Toc358230"/>
      <w:bookmarkStart w:id="11" w:name="_Toc64452598"/>
      <w:bookmarkStart w:id="12" w:name="_Toc358232"/>
      <w:r w:rsidRPr="008A135D">
        <w:rPr>
          <w:rFonts w:ascii="Arial" w:hAnsi="Arial" w:cs="Arial"/>
          <w:b w:val="0"/>
          <w:color w:val="000000" w:themeColor="text1"/>
          <w:sz w:val="22"/>
          <w:szCs w:val="22"/>
          <w:lang w:val="en-GB"/>
        </w:rPr>
        <w:t>Query Fo</w:t>
      </w:r>
      <w:r w:rsidR="00614430" w:rsidRPr="008A135D">
        <w:rPr>
          <w:rFonts w:ascii="Arial" w:hAnsi="Arial" w:cs="Arial"/>
          <w:b w:val="0"/>
          <w:color w:val="000000" w:themeColor="text1"/>
          <w:sz w:val="22"/>
          <w:szCs w:val="22"/>
          <w:lang w:val="en-GB"/>
        </w:rPr>
        <w:t>rm</w:t>
      </w:r>
      <w:bookmarkEnd w:id="10"/>
      <w:bookmarkEnd w:id="11"/>
      <w:r w:rsidR="00614430" w:rsidRPr="008A135D">
        <w:rPr>
          <w:rFonts w:ascii="Arial" w:hAnsi="Arial" w:cs="Arial"/>
          <w:b w:val="0"/>
          <w:color w:val="000000" w:themeColor="text1"/>
          <w:sz w:val="22"/>
          <w:szCs w:val="22"/>
          <w:lang w:val="en-GB"/>
        </w:rPr>
        <w:t xml:space="preserve"> </w:t>
      </w:r>
    </w:p>
    <w:p w14:paraId="5C0BF2F9" w14:textId="64B9C42D" w:rsidR="00614430" w:rsidRPr="00B75285" w:rsidRDefault="00B75285" w:rsidP="00B75285">
      <w:pPr>
        <w:rPr>
          <w:lang w:val="en-GB"/>
        </w:rPr>
      </w:pPr>
      <w:r>
        <w:rPr>
          <w:lang w:val="en-GB"/>
        </w:rPr>
        <w:t>Student 3:</w:t>
      </w:r>
    </w:p>
    <w:p w14:paraId="69BC1598" w14:textId="7E6CAF44" w:rsidR="00CE5D4F" w:rsidRDefault="00CE5D4F" w:rsidP="00614430">
      <w:pPr>
        <w:pStyle w:val="Heading2"/>
        <w:numPr>
          <w:ilvl w:val="0"/>
          <w:numId w:val="9"/>
        </w:numPr>
        <w:spacing w:before="0"/>
        <w:rPr>
          <w:rFonts w:ascii="Arial" w:hAnsi="Arial" w:cs="Arial"/>
          <w:b w:val="0"/>
          <w:color w:val="000000" w:themeColor="text1"/>
          <w:sz w:val="22"/>
          <w:szCs w:val="22"/>
          <w:lang w:val="en-GB"/>
        </w:rPr>
      </w:pPr>
      <w:bookmarkStart w:id="13" w:name="_Toc64452599"/>
      <w:r w:rsidRPr="00F270DC">
        <w:rPr>
          <w:rFonts w:ascii="Arial" w:hAnsi="Arial" w:cs="Arial"/>
          <w:b w:val="0"/>
          <w:color w:val="000000" w:themeColor="text1"/>
          <w:sz w:val="22"/>
          <w:szCs w:val="22"/>
          <w:lang w:val="en-GB"/>
        </w:rPr>
        <w:t>Quiz</w:t>
      </w:r>
      <w:bookmarkEnd w:id="12"/>
      <w:bookmarkEnd w:id="13"/>
      <w:r w:rsidRPr="00F270DC">
        <w:rPr>
          <w:rFonts w:ascii="Arial" w:hAnsi="Arial" w:cs="Arial"/>
          <w:b w:val="0"/>
          <w:color w:val="000000" w:themeColor="text1"/>
          <w:sz w:val="22"/>
          <w:szCs w:val="22"/>
          <w:lang w:val="en-GB"/>
        </w:rPr>
        <w:t xml:space="preserve"> </w:t>
      </w:r>
    </w:p>
    <w:p w14:paraId="3160F871" w14:textId="77777777" w:rsidR="00614430" w:rsidRPr="00513578" w:rsidRDefault="00614430" w:rsidP="00614430">
      <w:pPr>
        <w:pStyle w:val="ListParagraph"/>
        <w:numPr>
          <w:ilvl w:val="0"/>
          <w:numId w:val="9"/>
        </w:numPr>
        <w:rPr>
          <w:rFonts w:cs="Arial"/>
          <w:color w:val="000000" w:themeColor="text1"/>
          <w:szCs w:val="22"/>
          <w:lang w:val="en-GB"/>
        </w:rPr>
      </w:pPr>
      <w:r w:rsidRPr="00D03200">
        <w:rPr>
          <w:rFonts w:cs="Arial"/>
          <w:color w:val="000000" w:themeColor="text1"/>
          <w:szCs w:val="22"/>
          <w:lang w:val="en-GB"/>
        </w:rPr>
        <w:t>Student details</w:t>
      </w:r>
      <w:bookmarkStart w:id="14" w:name="_Toc358233"/>
    </w:p>
    <w:p w14:paraId="4FF2F083" w14:textId="26F75A0B" w:rsidR="00B75285" w:rsidRDefault="00B75285" w:rsidP="00B75285">
      <w:pPr>
        <w:rPr>
          <w:rFonts w:cs="Arial"/>
          <w:color w:val="000000" w:themeColor="text1"/>
          <w:szCs w:val="22"/>
          <w:lang w:val="en-GB"/>
        </w:rPr>
      </w:pPr>
      <w:r>
        <w:rPr>
          <w:rFonts w:cs="Arial"/>
          <w:color w:val="000000" w:themeColor="text1"/>
          <w:szCs w:val="22"/>
          <w:lang w:val="en-GB"/>
        </w:rPr>
        <w:t>Student 4:</w:t>
      </w:r>
    </w:p>
    <w:p w14:paraId="02D65BEF" w14:textId="060419CE" w:rsidR="00614430" w:rsidRPr="00B75285" w:rsidRDefault="00614430" w:rsidP="00B75285">
      <w:pPr>
        <w:pStyle w:val="ListParagraph"/>
        <w:numPr>
          <w:ilvl w:val="0"/>
          <w:numId w:val="24"/>
        </w:numPr>
        <w:rPr>
          <w:rFonts w:cs="Arial"/>
          <w:color w:val="000000" w:themeColor="text1"/>
          <w:szCs w:val="22"/>
          <w:lang w:val="en-GB"/>
        </w:rPr>
      </w:pPr>
      <w:r w:rsidRPr="00B75285">
        <w:rPr>
          <w:rFonts w:cs="Arial"/>
          <w:color w:val="000000" w:themeColor="text1"/>
          <w:szCs w:val="22"/>
          <w:lang w:val="en-GB"/>
        </w:rPr>
        <w:t>Diagram (SVG)</w:t>
      </w:r>
    </w:p>
    <w:p w14:paraId="2B5D0AB0" w14:textId="1E7B6306" w:rsidR="00CE5D4F" w:rsidRPr="008A135D" w:rsidRDefault="00B75285" w:rsidP="00CE5D4F">
      <w:pPr>
        <w:pStyle w:val="Heading2"/>
        <w:numPr>
          <w:ilvl w:val="0"/>
          <w:numId w:val="9"/>
        </w:numPr>
        <w:spacing w:before="0"/>
        <w:rPr>
          <w:rFonts w:ascii="Arial" w:hAnsi="Arial" w:cs="Arial"/>
          <w:b w:val="0"/>
          <w:color w:val="000000" w:themeColor="text1"/>
          <w:sz w:val="22"/>
          <w:szCs w:val="22"/>
          <w:lang w:val="en-GB"/>
        </w:rPr>
      </w:pPr>
      <w:bookmarkStart w:id="15" w:name="_Toc64452600"/>
      <w:r>
        <w:rPr>
          <w:rFonts w:ascii="Arial" w:hAnsi="Arial" w:cs="Arial"/>
          <w:b w:val="0"/>
          <w:color w:val="000000" w:themeColor="text1"/>
          <w:sz w:val="22"/>
          <w:szCs w:val="22"/>
          <w:lang w:val="en-GB"/>
        </w:rPr>
        <w:t>Thumbnail Images</w:t>
      </w:r>
      <w:bookmarkEnd w:id="14"/>
      <w:bookmarkEnd w:id="15"/>
    </w:p>
    <w:p w14:paraId="52EB4837" w14:textId="77777777" w:rsidR="00A9170A" w:rsidRDefault="00A9170A" w:rsidP="00A9170A">
      <w:pPr>
        <w:rPr>
          <w:rFonts w:cs="Arial"/>
          <w:szCs w:val="22"/>
        </w:rPr>
      </w:pPr>
    </w:p>
    <w:p w14:paraId="1221E2B9" w14:textId="4DE24366" w:rsidR="001A7FA9" w:rsidRDefault="00614430" w:rsidP="00A9170A">
      <w:pPr>
        <w:rPr>
          <w:rFonts w:cs="Arial"/>
          <w:szCs w:val="22"/>
        </w:rPr>
      </w:pPr>
      <w:r w:rsidRPr="00A9170A">
        <w:rPr>
          <w:rFonts w:cs="Arial"/>
          <w:szCs w:val="22"/>
        </w:rPr>
        <w:t>(</w:t>
      </w:r>
      <w:r w:rsidRPr="00AD421F">
        <w:rPr>
          <w:rFonts w:cs="Arial"/>
          <w:szCs w:val="22"/>
        </w:rPr>
        <w:t xml:space="preserve">All students) </w:t>
      </w:r>
      <w:r w:rsidR="00A65A35" w:rsidRPr="00AD421F">
        <w:rPr>
          <w:rFonts w:cs="Arial"/>
          <w:szCs w:val="22"/>
        </w:rPr>
        <w:t>Page Editor</w:t>
      </w:r>
      <w:r w:rsidR="00265FF8" w:rsidRPr="00AD421F">
        <w:rPr>
          <w:rFonts w:cs="Arial"/>
          <w:szCs w:val="22"/>
        </w:rPr>
        <w:t xml:space="preserve"> Page</w:t>
      </w:r>
      <w:r w:rsidR="002F1100" w:rsidRPr="00AD421F">
        <w:rPr>
          <w:rFonts w:cs="Arial"/>
          <w:szCs w:val="22"/>
        </w:rPr>
        <w:t xml:space="preserve">, </w:t>
      </w:r>
      <w:r w:rsidR="002955C8" w:rsidRPr="00AD421F">
        <w:rPr>
          <w:rFonts w:cs="Arial"/>
          <w:szCs w:val="22"/>
        </w:rPr>
        <w:t>Main (Home) Page, Extra content page relevant to topic.</w:t>
      </w:r>
    </w:p>
    <w:p w14:paraId="7C408DD2" w14:textId="538DB576" w:rsidR="008850BC" w:rsidRDefault="008850BC" w:rsidP="00A9170A">
      <w:pPr>
        <w:rPr>
          <w:rFonts w:cs="Arial"/>
          <w:szCs w:val="22"/>
        </w:rPr>
      </w:pPr>
    </w:p>
    <w:p w14:paraId="7E775996" w14:textId="2CA16B7F" w:rsidR="008850BC" w:rsidRDefault="008850BC" w:rsidP="00A9170A">
      <w:pPr>
        <w:rPr>
          <w:rFonts w:cs="Arial"/>
          <w:szCs w:val="22"/>
        </w:rPr>
      </w:pPr>
      <w:r>
        <w:rPr>
          <w:rFonts w:cs="Arial"/>
          <w:szCs w:val="22"/>
        </w:rPr>
        <w:t>I started doing the quiz first. I wrote the code in html and then referred to some external sources to get an idea about how to implement the radio buttons on the quiz and to generate the correct answers so that the web page will be able to show the user how much points he/she scored. I didn’t want to make it too advance so I wanted to make the quiz minimalistic so that the person answering the quiz will not feel that the quiz is complicated.</w:t>
      </w:r>
      <w:r w:rsidR="00694D43">
        <w:rPr>
          <w:rFonts w:cs="Arial"/>
          <w:szCs w:val="22"/>
        </w:rPr>
        <w:t xml:space="preserve"> I had to face many difficulties in completing the quiz one was the timer. I tried creating timers for around 5 times but all them didn’t work and some did work but it didn’t stop at the duration it was intended to </w:t>
      </w:r>
      <w:proofErr w:type="gramStart"/>
      <w:r w:rsidR="00694D43">
        <w:rPr>
          <w:rFonts w:cs="Arial"/>
          <w:szCs w:val="22"/>
        </w:rPr>
        <w:t>stop(</w:t>
      </w:r>
      <w:proofErr w:type="gramEnd"/>
      <w:r w:rsidR="00694D43">
        <w:rPr>
          <w:rFonts w:cs="Arial"/>
          <w:szCs w:val="22"/>
        </w:rPr>
        <w:t xml:space="preserve">which is 1 minute).However I found a code in stackoverflow.com that looked promising it did work better than the other timers but still it wasn’t fulfilling my requirement. </w:t>
      </w:r>
      <w:proofErr w:type="gramStart"/>
      <w:r w:rsidR="00694D43">
        <w:rPr>
          <w:rFonts w:cs="Arial"/>
          <w:szCs w:val="22"/>
        </w:rPr>
        <w:t>So</w:t>
      </w:r>
      <w:proofErr w:type="gramEnd"/>
      <w:r w:rsidR="00694D43">
        <w:rPr>
          <w:rFonts w:cs="Arial"/>
          <w:szCs w:val="22"/>
        </w:rPr>
        <w:t xml:space="preserve"> I had to change that code too according to the Coursework specification then found out that this was the correct timer that I should’ve used before. I managed to change it so that it displays a message after one minute which is the time limit of the quiz that </w:t>
      </w:r>
      <w:r w:rsidR="00D403DE">
        <w:rPr>
          <w:rFonts w:cs="Arial"/>
          <w:szCs w:val="22"/>
        </w:rPr>
        <w:t>should be in.</w:t>
      </w:r>
    </w:p>
    <w:p w14:paraId="47A5BF1A" w14:textId="79AB9B09" w:rsidR="00D403DE" w:rsidRDefault="00D403DE" w:rsidP="00A9170A">
      <w:pPr>
        <w:rPr>
          <w:rFonts w:cs="Arial"/>
          <w:szCs w:val="22"/>
        </w:rPr>
      </w:pPr>
      <w:proofErr w:type="gramStart"/>
      <w:r>
        <w:rPr>
          <w:rFonts w:cs="Arial"/>
          <w:szCs w:val="22"/>
        </w:rPr>
        <w:t>Also</w:t>
      </w:r>
      <w:proofErr w:type="gramEnd"/>
      <w:r>
        <w:rPr>
          <w:rFonts w:cs="Arial"/>
          <w:szCs w:val="22"/>
        </w:rPr>
        <w:t xml:space="preserve"> I was able to use the get Radio Value function after going through my lecture notes.</w:t>
      </w:r>
    </w:p>
    <w:p w14:paraId="4767A03B" w14:textId="77777777" w:rsidR="00D403DE" w:rsidRDefault="00D403DE" w:rsidP="00A9170A">
      <w:pPr>
        <w:rPr>
          <w:rFonts w:cs="Arial"/>
          <w:szCs w:val="22"/>
        </w:rPr>
      </w:pPr>
    </w:p>
    <w:p w14:paraId="1B587C33" w14:textId="77777777" w:rsidR="00D403DE" w:rsidRDefault="00D403DE" w:rsidP="00A9170A">
      <w:pPr>
        <w:rPr>
          <w:rFonts w:cs="Arial"/>
          <w:szCs w:val="22"/>
        </w:rPr>
      </w:pPr>
    </w:p>
    <w:p w14:paraId="588B7F3C" w14:textId="48525B35" w:rsidR="00694D43" w:rsidRDefault="00193706" w:rsidP="00A9170A">
      <w:pPr>
        <w:rPr>
          <w:rFonts w:cs="Arial"/>
          <w:szCs w:val="22"/>
        </w:rPr>
      </w:pPr>
      <w:r>
        <w:rPr>
          <w:rFonts w:cs="Arial"/>
          <w:noProof/>
          <w:szCs w:val="22"/>
        </w:rPr>
        <w:drawing>
          <wp:inline distT="0" distB="0" distL="0" distR="0" wp14:anchorId="1A81CB42" wp14:editId="693E9B5D">
            <wp:extent cx="4514850" cy="474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4514850" cy="4743450"/>
                    </a:xfrm>
                    <a:prstGeom prst="rect">
                      <a:avLst/>
                    </a:prstGeom>
                  </pic:spPr>
                </pic:pic>
              </a:graphicData>
            </a:graphic>
          </wp:inline>
        </w:drawing>
      </w:r>
    </w:p>
    <w:p w14:paraId="5787DB64" w14:textId="6800E187" w:rsidR="00694D43" w:rsidRDefault="00694D43" w:rsidP="00A9170A">
      <w:pPr>
        <w:rPr>
          <w:rFonts w:cs="Arial"/>
          <w:szCs w:val="22"/>
        </w:rPr>
      </w:pPr>
    </w:p>
    <w:p w14:paraId="1AA188C7" w14:textId="4209018D" w:rsidR="00D403DE" w:rsidRDefault="00D403DE" w:rsidP="00A9170A">
      <w:pPr>
        <w:rPr>
          <w:rFonts w:cs="Arial"/>
          <w:szCs w:val="22"/>
        </w:rPr>
      </w:pPr>
    </w:p>
    <w:p w14:paraId="6E8D4E18" w14:textId="2F0DFC6A" w:rsidR="00D403DE" w:rsidRDefault="00D403DE" w:rsidP="00A9170A">
      <w:pPr>
        <w:rPr>
          <w:rFonts w:cs="Arial"/>
          <w:szCs w:val="22"/>
        </w:rPr>
      </w:pPr>
      <w:r>
        <w:rPr>
          <w:rFonts w:cs="Arial"/>
          <w:szCs w:val="22"/>
        </w:rPr>
        <w:t xml:space="preserve">For the radio buttons in the </w:t>
      </w:r>
      <w:proofErr w:type="gramStart"/>
      <w:r>
        <w:rPr>
          <w:rFonts w:cs="Arial"/>
          <w:szCs w:val="22"/>
        </w:rPr>
        <w:t>quiz</w:t>
      </w:r>
      <w:proofErr w:type="gramEnd"/>
      <w:r>
        <w:rPr>
          <w:rFonts w:cs="Arial"/>
          <w:szCs w:val="22"/>
        </w:rPr>
        <w:t xml:space="preserve"> I found a solution through </w:t>
      </w:r>
      <w:proofErr w:type="spellStart"/>
      <w:r>
        <w:rPr>
          <w:rFonts w:cs="Arial"/>
          <w:szCs w:val="22"/>
        </w:rPr>
        <w:t>youtube</w:t>
      </w:r>
      <w:proofErr w:type="spellEnd"/>
      <w:r w:rsidR="00BC3F7B">
        <w:rPr>
          <w:rFonts w:cs="Arial"/>
          <w:szCs w:val="22"/>
        </w:rPr>
        <w:t xml:space="preserve"> this was very helpful as previously I made the quiz without radio buttons then I had to do the quiz entirely from the beginning.</w:t>
      </w:r>
    </w:p>
    <w:p w14:paraId="46992A00" w14:textId="26EC6173" w:rsidR="00BC3F7B" w:rsidRDefault="00BC3F7B" w:rsidP="00A9170A">
      <w:pPr>
        <w:rPr>
          <w:rFonts w:cs="Arial"/>
          <w:szCs w:val="22"/>
        </w:rPr>
      </w:pPr>
      <w:r>
        <w:rPr>
          <w:rFonts w:cs="Arial"/>
          <w:noProof/>
          <w:szCs w:val="22"/>
        </w:rPr>
        <w:drawing>
          <wp:inline distT="0" distB="0" distL="0" distR="0" wp14:anchorId="0D514B39" wp14:editId="464DB692">
            <wp:extent cx="4981575" cy="819785"/>
            <wp:effectExtent l="0" t="0" r="952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81575" cy="819785"/>
                    </a:xfrm>
                    <a:prstGeom prst="rect">
                      <a:avLst/>
                    </a:prstGeom>
                  </pic:spPr>
                </pic:pic>
              </a:graphicData>
            </a:graphic>
          </wp:inline>
        </w:drawing>
      </w:r>
    </w:p>
    <w:p w14:paraId="55634846" w14:textId="60069656" w:rsidR="00617A2F" w:rsidRDefault="00617A2F" w:rsidP="00A9170A">
      <w:pPr>
        <w:rPr>
          <w:rFonts w:cs="Arial"/>
          <w:szCs w:val="22"/>
        </w:rPr>
      </w:pPr>
      <w:r>
        <w:rPr>
          <w:rFonts w:cs="Arial"/>
          <w:szCs w:val="22"/>
        </w:rPr>
        <w:t>After that I was able to get the radio buttons of the quiz and it worked very well.</w:t>
      </w:r>
    </w:p>
    <w:p w14:paraId="19F015D8" w14:textId="171AA08D" w:rsidR="00617A2F" w:rsidRDefault="00617A2F" w:rsidP="00A9170A">
      <w:pPr>
        <w:rPr>
          <w:rFonts w:cs="Arial"/>
          <w:szCs w:val="22"/>
        </w:rPr>
      </w:pPr>
      <w:r>
        <w:rPr>
          <w:rFonts w:cs="Arial"/>
          <w:szCs w:val="22"/>
        </w:rPr>
        <w:t xml:space="preserve">I couldn’t do the background color change according to the score of the user and to show the correct/incorrect answers as a </w:t>
      </w:r>
      <w:proofErr w:type="gramStart"/>
      <w:r>
        <w:rPr>
          <w:rFonts w:cs="Arial"/>
          <w:szCs w:val="22"/>
        </w:rPr>
        <w:t>summary</w:t>
      </w:r>
      <w:r w:rsidR="006115E4">
        <w:rPr>
          <w:rFonts w:cs="Arial"/>
          <w:szCs w:val="22"/>
        </w:rPr>
        <w:t xml:space="preserve"> </w:t>
      </w:r>
      <w:r>
        <w:rPr>
          <w:rFonts w:cs="Arial"/>
          <w:szCs w:val="22"/>
        </w:rPr>
        <w:t>.</w:t>
      </w:r>
      <w:proofErr w:type="spellStart"/>
      <w:r>
        <w:rPr>
          <w:rFonts w:cs="Arial"/>
          <w:szCs w:val="22"/>
        </w:rPr>
        <w:t>Eventhough</w:t>
      </w:r>
      <w:proofErr w:type="spellEnd"/>
      <w:proofErr w:type="gramEnd"/>
      <w:r>
        <w:rPr>
          <w:rFonts w:cs="Arial"/>
          <w:szCs w:val="22"/>
        </w:rPr>
        <w:t xml:space="preserve"> I was able to add the countdown timer I couldn’t do find a solution in order to find the time taken by the user to finish the quiz.</w:t>
      </w:r>
    </w:p>
    <w:p w14:paraId="12BE1A4E" w14:textId="7DFA01DE" w:rsidR="00193706" w:rsidRDefault="00193706" w:rsidP="00A9170A">
      <w:pPr>
        <w:rPr>
          <w:rFonts w:cs="Arial"/>
          <w:szCs w:val="22"/>
        </w:rPr>
      </w:pPr>
    </w:p>
    <w:p w14:paraId="53210C1F" w14:textId="05896D9F" w:rsidR="00337696" w:rsidRDefault="00193706" w:rsidP="00A9170A">
      <w:pPr>
        <w:rPr>
          <w:rFonts w:cs="Arial"/>
          <w:szCs w:val="22"/>
        </w:rPr>
      </w:pPr>
      <w:r>
        <w:rPr>
          <w:rFonts w:cs="Arial"/>
          <w:szCs w:val="22"/>
        </w:rPr>
        <w:t xml:space="preserve">In the student details </w:t>
      </w:r>
      <w:proofErr w:type="gramStart"/>
      <w:r>
        <w:rPr>
          <w:rFonts w:cs="Arial"/>
          <w:szCs w:val="22"/>
        </w:rPr>
        <w:t>section</w:t>
      </w:r>
      <w:proofErr w:type="gramEnd"/>
      <w:r>
        <w:rPr>
          <w:rFonts w:cs="Arial"/>
          <w:szCs w:val="22"/>
        </w:rPr>
        <w:t xml:space="preserve"> I found it difficult to do the Image hover effect. I tried many times but failed to get it to work properly. Eventually I managed to find a code which did the image hover effect and provided the student details that are required.</w:t>
      </w:r>
      <w:r w:rsidR="00337696">
        <w:rPr>
          <w:rFonts w:cs="Arial"/>
          <w:szCs w:val="22"/>
        </w:rPr>
        <w:t xml:space="preserve"> This was only possible through </w:t>
      </w:r>
      <w:proofErr w:type="spellStart"/>
      <w:proofErr w:type="gramStart"/>
      <w:r w:rsidR="00337696">
        <w:rPr>
          <w:rFonts w:cs="Arial"/>
          <w:szCs w:val="22"/>
        </w:rPr>
        <w:t>css</w:t>
      </w:r>
      <w:proofErr w:type="spellEnd"/>
      <w:proofErr w:type="gramEnd"/>
      <w:r w:rsidR="00337696">
        <w:rPr>
          <w:rFonts w:cs="Arial"/>
          <w:szCs w:val="22"/>
        </w:rPr>
        <w:t xml:space="preserve"> and it took me so much of time but still I managed to do it. The hover effects were very </w:t>
      </w:r>
      <w:proofErr w:type="gramStart"/>
      <w:r w:rsidR="00337696">
        <w:rPr>
          <w:rFonts w:cs="Arial"/>
          <w:szCs w:val="22"/>
        </w:rPr>
        <w:t>effective</w:t>
      </w:r>
      <w:proofErr w:type="gramEnd"/>
      <w:r w:rsidR="00337696">
        <w:rPr>
          <w:rFonts w:cs="Arial"/>
          <w:szCs w:val="22"/>
        </w:rPr>
        <w:t xml:space="preserve"> and I was able to complete the student details section fully. Effective </w:t>
      </w:r>
      <w:proofErr w:type="spellStart"/>
      <w:r w:rsidR="00337696">
        <w:rPr>
          <w:rFonts w:cs="Arial"/>
          <w:szCs w:val="22"/>
        </w:rPr>
        <w:t>css</w:t>
      </w:r>
      <w:proofErr w:type="spellEnd"/>
      <w:r w:rsidR="00337696">
        <w:rPr>
          <w:rFonts w:cs="Arial"/>
          <w:szCs w:val="22"/>
        </w:rPr>
        <w:t xml:space="preserve"> was the most important aspect here as the details should be only displayed when the user hovers the cursor over the pictures of the members in the group.</w:t>
      </w:r>
      <w:r w:rsidR="006115E4">
        <w:rPr>
          <w:rFonts w:cs="Arial"/>
          <w:szCs w:val="22"/>
        </w:rPr>
        <w:t xml:space="preserve"> </w:t>
      </w:r>
      <w:proofErr w:type="gramStart"/>
      <w:r w:rsidR="006115E4">
        <w:rPr>
          <w:rFonts w:cs="Arial"/>
          <w:szCs w:val="22"/>
        </w:rPr>
        <w:t>However</w:t>
      </w:r>
      <w:proofErr w:type="gramEnd"/>
      <w:r w:rsidR="006115E4">
        <w:rPr>
          <w:rFonts w:cs="Arial"/>
          <w:szCs w:val="22"/>
        </w:rPr>
        <w:t xml:space="preserve"> this section was a lot challenging than that of the radio button quiz.</w:t>
      </w:r>
    </w:p>
    <w:p w14:paraId="0926131D" w14:textId="34D46485" w:rsidR="00337696" w:rsidRDefault="00337696" w:rsidP="00A9170A">
      <w:pPr>
        <w:rPr>
          <w:rFonts w:cs="Arial"/>
          <w:szCs w:val="22"/>
        </w:rPr>
      </w:pPr>
      <w:r>
        <w:rPr>
          <w:rFonts w:cs="Arial"/>
          <w:noProof/>
          <w:szCs w:val="22"/>
        </w:rPr>
        <w:drawing>
          <wp:inline distT="0" distB="0" distL="0" distR="0" wp14:anchorId="0209A565" wp14:editId="2E742645">
            <wp:extent cx="3952875" cy="5743575"/>
            <wp:effectExtent l="0" t="0" r="9525"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52875" cy="5743575"/>
                    </a:xfrm>
                    <a:prstGeom prst="rect">
                      <a:avLst/>
                    </a:prstGeom>
                  </pic:spPr>
                </pic:pic>
              </a:graphicData>
            </a:graphic>
          </wp:inline>
        </w:drawing>
      </w:r>
    </w:p>
    <w:p w14:paraId="267AD3F5" w14:textId="796C7F1C" w:rsidR="00337696" w:rsidRPr="00AD421F" w:rsidRDefault="00337696" w:rsidP="00A9170A">
      <w:pPr>
        <w:rPr>
          <w:rFonts w:cs="Arial"/>
          <w:szCs w:val="22"/>
        </w:rPr>
      </w:pPr>
    </w:p>
    <w:p w14:paraId="03728EC1" w14:textId="1E633E3C" w:rsidR="001A7FA9" w:rsidRPr="00AD421F" w:rsidRDefault="001A7FA9" w:rsidP="001A7FA9">
      <w:pPr>
        <w:pStyle w:val="Heading1"/>
        <w:numPr>
          <w:ilvl w:val="0"/>
          <w:numId w:val="7"/>
        </w:numPr>
      </w:pPr>
      <w:r w:rsidRPr="00AD421F">
        <w:t xml:space="preserve">Webpage Validation </w:t>
      </w:r>
      <w:r w:rsidR="002F1100" w:rsidRPr="00AD421F">
        <w:t>Statement</w:t>
      </w:r>
    </w:p>
    <w:p w14:paraId="2740CEDC" w14:textId="0CF78ED4" w:rsidR="002F1100" w:rsidRDefault="00F64E70" w:rsidP="001A7FA9">
      <w:pPr>
        <w:widowControl w:val="0"/>
        <w:shd w:val="clear" w:color="auto" w:fill="FFFFFF" w:themeFill="background1"/>
        <w:spacing w:after="100" w:afterAutospacing="1" w:line="276" w:lineRule="auto"/>
        <w:rPr>
          <w:rFonts w:eastAsia="Calibri" w:cs="Arial"/>
          <w:szCs w:val="22"/>
        </w:rPr>
      </w:pPr>
      <w:r w:rsidRPr="00AD421F">
        <w:rPr>
          <w:rFonts w:eastAsia="Calibri" w:cs="Arial"/>
          <w:szCs w:val="22"/>
        </w:rPr>
        <w:t xml:space="preserve">Briefly state which </w:t>
      </w:r>
      <w:r w:rsidR="002F1100" w:rsidRPr="00AD421F">
        <w:rPr>
          <w:rFonts w:eastAsia="Calibri" w:cs="Arial"/>
          <w:szCs w:val="22"/>
        </w:rPr>
        <w:t>three of your web pages validated without errors.</w:t>
      </w:r>
      <w:r w:rsidR="00CC5616" w:rsidRPr="00AD421F">
        <w:rPr>
          <w:rFonts w:eastAsia="Calibri" w:cs="Arial"/>
          <w:szCs w:val="22"/>
        </w:rPr>
        <w:t xml:space="preserve"> </w:t>
      </w:r>
      <w:r w:rsidR="002F1100" w:rsidRPr="00AD421F">
        <w:rPr>
          <w:rFonts w:eastAsia="Calibri" w:cs="Arial"/>
          <w:szCs w:val="22"/>
        </w:rPr>
        <w:t>Put the screen shots of the validation results in Appendix C.</w:t>
      </w:r>
    </w:p>
    <w:p w14:paraId="102F1E9B" w14:textId="1509BFDE" w:rsidR="008850BC" w:rsidRDefault="008850BC" w:rsidP="001A7FA9">
      <w:pPr>
        <w:widowControl w:val="0"/>
        <w:shd w:val="clear" w:color="auto" w:fill="FFFFFF" w:themeFill="background1"/>
        <w:spacing w:after="100" w:afterAutospacing="1" w:line="276" w:lineRule="auto"/>
        <w:rPr>
          <w:rFonts w:eastAsia="Calibri" w:cs="Arial"/>
          <w:szCs w:val="22"/>
        </w:rPr>
      </w:pPr>
      <w:r>
        <w:rPr>
          <w:rFonts w:eastAsia="Calibri" w:cs="Arial"/>
          <w:szCs w:val="22"/>
        </w:rPr>
        <w:t>1. Quiz</w:t>
      </w:r>
    </w:p>
    <w:p w14:paraId="4EFD17A3" w14:textId="321270C8" w:rsidR="008850BC" w:rsidRDefault="008850BC" w:rsidP="001A7FA9">
      <w:pPr>
        <w:widowControl w:val="0"/>
        <w:shd w:val="clear" w:color="auto" w:fill="FFFFFF" w:themeFill="background1"/>
        <w:spacing w:after="100" w:afterAutospacing="1" w:line="276" w:lineRule="auto"/>
        <w:rPr>
          <w:rFonts w:eastAsia="Calibri" w:cs="Arial"/>
          <w:szCs w:val="22"/>
        </w:rPr>
      </w:pPr>
      <w:r>
        <w:rPr>
          <w:rFonts w:eastAsia="Calibri" w:cs="Arial"/>
          <w:szCs w:val="22"/>
        </w:rPr>
        <w:t>2. Student details</w:t>
      </w:r>
    </w:p>
    <w:p w14:paraId="269A1254" w14:textId="087D66ED" w:rsidR="008850BC" w:rsidRPr="00AD421F" w:rsidRDefault="008850BC" w:rsidP="001A7FA9">
      <w:pPr>
        <w:widowControl w:val="0"/>
        <w:shd w:val="clear" w:color="auto" w:fill="FFFFFF" w:themeFill="background1"/>
        <w:spacing w:after="100" w:afterAutospacing="1" w:line="276" w:lineRule="auto"/>
        <w:rPr>
          <w:rFonts w:eastAsia="Calibri" w:cs="Arial"/>
          <w:szCs w:val="22"/>
        </w:rPr>
      </w:pPr>
      <w:r>
        <w:rPr>
          <w:rFonts w:eastAsia="Calibri" w:cs="Arial"/>
          <w:szCs w:val="22"/>
        </w:rPr>
        <w:t>3. Additional Content page</w:t>
      </w:r>
    </w:p>
    <w:p w14:paraId="5EDD0593" w14:textId="5EF02785" w:rsidR="00FF2016" w:rsidRPr="00202FE4" w:rsidRDefault="00FF2016" w:rsidP="007B7633">
      <w:pPr>
        <w:pStyle w:val="Heading1"/>
        <w:numPr>
          <w:ilvl w:val="0"/>
          <w:numId w:val="7"/>
        </w:numPr>
      </w:pPr>
      <w:bookmarkStart w:id="16" w:name="_Toc64452601"/>
      <w:bookmarkStart w:id="17" w:name="_Toc536448813"/>
      <w:r w:rsidRPr="008F475A">
        <w:lastRenderedPageBreak/>
        <w:t>J</w:t>
      </w:r>
      <w:r w:rsidRPr="00B96750">
        <w:t>anet</w:t>
      </w:r>
      <w:bookmarkEnd w:id="16"/>
    </w:p>
    <w:p w14:paraId="5C2BDD6B" w14:textId="043F1347" w:rsidR="00DC3004" w:rsidRDefault="00C707D5" w:rsidP="00F270DC">
      <w:pPr>
        <w:rPr>
          <w:lang w:val="en-GB"/>
        </w:rPr>
      </w:pPr>
      <w:r>
        <w:rPr>
          <w:lang w:val="en-GB"/>
        </w:rPr>
        <w:t xml:space="preserve">Section guidelines: </w:t>
      </w:r>
      <w:r w:rsidR="00FF2016" w:rsidRPr="00C04645">
        <w:rPr>
          <w:lang w:val="en-GB"/>
        </w:rPr>
        <w:t>Explain how your web site complied with Janet Regulations</w:t>
      </w:r>
      <w:r w:rsidR="00A74F17">
        <w:rPr>
          <w:lang w:val="en-GB"/>
        </w:rPr>
        <w:t xml:space="preserve">, </w:t>
      </w:r>
      <w:hyperlink r:id="rId17" w:history="1">
        <w:r w:rsidR="00FF2016" w:rsidRPr="00C04645">
          <w:rPr>
            <w:rStyle w:val="Hyperlink"/>
            <w:lang w:val="en-GB"/>
          </w:rPr>
          <w:t>Janet Policies and Legal Requirements</w:t>
        </w:r>
      </w:hyperlink>
      <w:r w:rsidR="00FF2016" w:rsidRPr="00C04645">
        <w:rPr>
          <w:lang w:val="en-GB"/>
        </w:rPr>
        <w:t>. Max 200 words</w:t>
      </w:r>
    </w:p>
    <w:p w14:paraId="02D34C36" w14:textId="7F1F56AE" w:rsidR="006115E4" w:rsidRDefault="006115E4" w:rsidP="00F270DC">
      <w:pPr>
        <w:rPr>
          <w:lang w:val="en-GB"/>
        </w:rPr>
      </w:pPr>
    </w:p>
    <w:p w14:paraId="704D51B6" w14:textId="19848DEC" w:rsidR="006115E4" w:rsidRPr="00297C76" w:rsidRDefault="006115E4" w:rsidP="00F270DC">
      <w:pPr>
        <w:rPr>
          <w:lang w:val="en-GB"/>
        </w:rPr>
      </w:pPr>
      <w:r>
        <w:rPr>
          <w:lang w:val="en-GB"/>
        </w:rPr>
        <w:t>My web site compiled with the Janet Regulations as it has acceptable use policy which is one of the main policies and regulations of Janet and further it also has a local acceptable use policy which indicates that the website could be used as a private website so that it will not be exposed to the public.</w:t>
      </w:r>
    </w:p>
    <w:p w14:paraId="5D445099" w14:textId="77777777" w:rsidR="005C4AF2" w:rsidRPr="00FF2016" w:rsidRDefault="005C4AF2" w:rsidP="005C4AF2">
      <w:pPr>
        <w:pStyle w:val="Heading1"/>
      </w:pPr>
      <w:bookmarkStart w:id="18" w:name="_Toc536470075"/>
      <w:bookmarkStart w:id="19" w:name="_Toc358261"/>
      <w:bookmarkStart w:id="20" w:name="_Toc64452602"/>
      <w:r w:rsidRPr="00202FE4">
        <w:t>References</w:t>
      </w:r>
      <w:bookmarkEnd w:id="18"/>
      <w:bookmarkEnd w:id="19"/>
      <w:bookmarkEnd w:id="20"/>
      <w:r w:rsidRPr="00202FE4">
        <w:t xml:space="preserve"> </w:t>
      </w:r>
    </w:p>
    <w:p w14:paraId="6EB2D28D" w14:textId="0785C213" w:rsidR="005C4AF2" w:rsidRDefault="005C4AF2" w:rsidP="00F270DC">
      <w:pPr>
        <w:rPr>
          <w:lang w:val="en-GB"/>
        </w:rPr>
      </w:pPr>
      <w:r w:rsidRPr="00FF2016">
        <w:rPr>
          <w:lang w:val="en-GB"/>
        </w:rPr>
        <w:t>Provide references to resources you have used</w:t>
      </w:r>
      <w:r>
        <w:rPr>
          <w:lang w:val="en-GB"/>
        </w:rPr>
        <w:t>.</w:t>
      </w:r>
    </w:p>
    <w:p w14:paraId="31730D0C" w14:textId="6A6DAFA0" w:rsidR="005E3465" w:rsidRDefault="008850BC" w:rsidP="00F270DC">
      <w:pPr>
        <w:rPr>
          <w:lang w:val="en-GB"/>
        </w:rPr>
      </w:pPr>
      <w:r>
        <w:rPr>
          <w:lang w:val="en-GB"/>
        </w:rPr>
        <w:t xml:space="preserve">1. </w:t>
      </w:r>
      <w:proofErr w:type="spellStart"/>
      <w:r w:rsidR="005E3465">
        <w:rPr>
          <w:lang w:val="en-GB"/>
        </w:rPr>
        <w:t>Youtube</w:t>
      </w:r>
      <w:proofErr w:type="spellEnd"/>
    </w:p>
    <w:p w14:paraId="1D3E8F1C" w14:textId="469F5ADD" w:rsidR="005E3465" w:rsidRPr="002955C8" w:rsidRDefault="008850BC" w:rsidP="00F270DC">
      <w:pPr>
        <w:rPr>
          <w:lang w:val="en-GB"/>
        </w:rPr>
      </w:pPr>
      <w:r>
        <w:rPr>
          <w:lang w:val="en-GB"/>
        </w:rPr>
        <w:t>2. Stackoverflow.com</w:t>
      </w:r>
    </w:p>
    <w:p w14:paraId="31C89650" w14:textId="16EBD498" w:rsidR="003C00C3" w:rsidRPr="00141AC6" w:rsidRDefault="00843566" w:rsidP="00F270DC">
      <w:pPr>
        <w:pStyle w:val="Heading1"/>
      </w:pPr>
      <w:bookmarkStart w:id="21" w:name="_Toc64452603"/>
      <w:bookmarkEnd w:id="17"/>
      <w:r w:rsidRPr="00141AC6">
        <w:t>Appendi</w:t>
      </w:r>
      <w:r w:rsidR="006757CD">
        <w:t>ces</w:t>
      </w:r>
      <w:bookmarkEnd w:id="21"/>
    </w:p>
    <w:p w14:paraId="0726AA34" w14:textId="6D72F763" w:rsidR="006757CD" w:rsidRDefault="006757CD" w:rsidP="006757CD">
      <w:pPr>
        <w:pStyle w:val="Heading2"/>
        <w:rPr>
          <w:lang w:val="en-GB"/>
        </w:rPr>
      </w:pPr>
      <w:bookmarkStart w:id="22" w:name="_Toc64452604"/>
      <w:r>
        <w:rPr>
          <w:lang w:val="en-GB"/>
        </w:rPr>
        <w:t>Appendix A</w:t>
      </w:r>
      <w:r w:rsidR="0075674F">
        <w:rPr>
          <w:lang w:val="en-GB"/>
        </w:rPr>
        <w:t>:</w:t>
      </w:r>
      <w:r>
        <w:rPr>
          <w:lang w:val="en-GB"/>
        </w:rPr>
        <w:t xml:space="preserve"> Code</w:t>
      </w:r>
      <w:bookmarkEnd w:id="22"/>
    </w:p>
    <w:p w14:paraId="29F7B72E" w14:textId="2E157D9F" w:rsidR="006757CD" w:rsidRDefault="006757CD" w:rsidP="002B52DD">
      <w:pPr>
        <w:rPr>
          <w:lang w:val="en-GB"/>
        </w:rPr>
      </w:pPr>
      <w:r>
        <w:rPr>
          <w:lang w:val="en-GB"/>
        </w:rPr>
        <w:t xml:space="preserve">Provide a full listing of your files, with </w:t>
      </w:r>
      <w:r w:rsidR="00843566">
        <w:rPr>
          <w:lang w:val="en-GB"/>
        </w:rPr>
        <w:t>well indented and commented</w:t>
      </w:r>
      <w:r w:rsidR="009C300A">
        <w:rPr>
          <w:lang w:val="en-GB"/>
        </w:rPr>
        <w:t xml:space="preserve"> code in the following format:</w:t>
      </w:r>
    </w:p>
    <w:p w14:paraId="58ACA5FC" w14:textId="77777777" w:rsidR="00BF51A3" w:rsidRDefault="00BF51A3" w:rsidP="006757CD">
      <w:pPr>
        <w:rPr>
          <w:lang w:val="en-GB"/>
        </w:rPr>
      </w:pPr>
    </w:p>
    <w:p w14:paraId="4583CA29" w14:textId="77777777" w:rsidR="00BF51A3" w:rsidRPr="00297C76" w:rsidRDefault="00BF51A3" w:rsidP="00297C76">
      <w:pPr>
        <w:pStyle w:val="ListParagraph"/>
        <w:numPr>
          <w:ilvl w:val="0"/>
          <w:numId w:val="9"/>
        </w:numPr>
        <w:rPr>
          <w:lang w:val="en-GB"/>
        </w:rPr>
      </w:pPr>
      <w:r w:rsidRPr="00297C76">
        <w:rPr>
          <w:lang w:val="en-GB"/>
        </w:rPr>
        <w:t xml:space="preserve">Filename </w:t>
      </w:r>
    </w:p>
    <w:p w14:paraId="279AAE0E" w14:textId="357C6237" w:rsidR="006757CD" w:rsidRDefault="006757CD" w:rsidP="00297C76">
      <w:pPr>
        <w:pStyle w:val="ListParagraph"/>
        <w:numPr>
          <w:ilvl w:val="0"/>
          <w:numId w:val="9"/>
        </w:numPr>
        <w:rPr>
          <w:lang w:val="en-GB"/>
        </w:rPr>
      </w:pPr>
      <w:r w:rsidRPr="00297C76">
        <w:rPr>
          <w:lang w:val="en-GB"/>
        </w:rPr>
        <w:t>Code</w:t>
      </w:r>
    </w:p>
    <w:p w14:paraId="7FD0A1DB" w14:textId="4E96F8A8" w:rsidR="00EA247D" w:rsidRDefault="00EA247D" w:rsidP="00EA247D">
      <w:pPr>
        <w:rPr>
          <w:lang w:val="en-GB"/>
        </w:rPr>
      </w:pPr>
    </w:p>
    <w:p w14:paraId="10CE222C" w14:textId="6FDCF693" w:rsidR="00EA247D" w:rsidRDefault="00EA247D" w:rsidP="00EA247D">
      <w:pPr>
        <w:rPr>
          <w:lang w:val="en-GB"/>
        </w:rPr>
      </w:pPr>
      <w:r>
        <w:rPr>
          <w:lang w:val="en-GB"/>
        </w:rPr>
        <w:t>Filename-Quiz.html</w:t>
      </w:r>
    </w:p>
    <w:p w14:paraId="0AEC63E3" w14:textId="77777777" w:rsidR="00EA247D" w:rsidRPr="00EA247D" w:rsidRDefault="00EA247D" w:rsidP="00EA247D">
      <w:pPr>
        <w:rPr>
          <w:lang w:val="en-GB"/>
        </w:rPr>
      </w:pPr>
    </w:p>
    <w:p w14:paraId="5FA42E5F" w14:textId="7449D4E3" w:rsidR="00EA247D" w:rsidRDefault="00EA247D" w:rsidP="00EA247D">
      <w:pPr>
        <w:pStyle w:val="Heading2"/>
      </w:pPr>
      <w:bookmarkStart w:id="23" w:name="_Toc64452605"/>
      <w:r>
        <w:lastRenderedPageBreak/>
        <w:t>&lt;!DOCTYPE html&gt;</w:t>
      </w:r>
    </w:p>
    <w:p w14:paraId="3893C994" w14:textId="77777777" w:rsidR="00EA247D" w:rsidRDefault="00EA247D" w:rsidP="00EA247D">
      <w:pPr>
        <w:pStyle w:val="Heading2"/>
      </w:pPr>
      <w:r>
        <w:t>&lt;html lang="</w:t>
      </w:r>
      <w:proofErr w:type="spellStart"/>
      <w:r>
        <w:t>en</w:t>
      </w:r>
      <w:proofErr w:type="spellEnd"/>
      <w:r>
        <w:t>"&gt;</w:t>
      </w:r>
    </w:p>
    <w:p w14:paraId="18A90F28" w14:textId="77777777" w:rsidR="00EA247D" w:rsidRDefault="00EA247D" w:rsidP="00EA247D">
      <w:pPr>
        <w:pStyle w:val="Heading2"/>
      </w:pPr>
      <w:r>
        <w:t>&lt;head&gt;</w:t>
      </w:r>
    </w:p>
    <w:p w14:paraId="28B72396" w14:textId="77777777" w:rsidR="00EA247D" w:rsidRDefault="00EA247D" w:rsidP="00EA247D">
      <w:pPr>
        <w:pStyle w:val="Heading2"/>
      </w:pPr>
      <w:r>
        <w:t xml:space="preserve">    &lt;meta charset="UTF-8"&gt;</w:t>
      </w:r>
    </w:p>
    <w:p w14:paraId="14DCF1DC" w14:textId="77777777" w:rsidR="00EA247D" w:rsidRDefault="00EA247D" w:rsidP="00EA247D">
      <w:pPr>
        <w:pStyle w:val="Heading2"/>
      </w:pPr>
      <w:r>
        <w:t xml:space="preserve">    &lt;title&gt;CRICK-HITS QUIZ&lt;/title&gt;</w:t>
      </w:r>
    </w:p>
    <w:p w14:paraId="7B373985" w14:textId="77777777" w:rsidR="00EA247D" w:rsidRDefault="00EA247D" w:rsidP="00EA247D">
      <w:pPr>
        <w:pStyle w:val="Heading2"/>
      </w:pPr>
      <w:r>
        <w:t xml:space="preserve">    &lt;link </w:t>
      </w:r>
      <w:proofErr w:type="spellStart"/>
      <w:r>
        <w:t>rel</w:t>
      </w:r>
      <w:proofErr w:type="spellEnd"/>
      <w:r>
        <w:t xml:space="preserve">="stylesheet" </w:t>
      </w:r>
      <w:proofErr w:type="spellStart"/>
      <w:r>
        <w:t>href</w:t>
      </w:r>
      <w:proofErr w:type="spellEnd"/>
      <w:r>
        <w:t>="Quiz.css"&gt;</w:t>
      </w:r>
    </w:p>
    <w:p w14:paraId="10A690CA" w14:textId="77777777" w:rsidR="00EA247D" w:rsidRDefault="00EA247D" w:rsidP="00EA247D">
      <w:pPr>
        <w:pStyle w:val="Heading2"/>
      </w:pPr>
      <w:r>
        <w:t xml:space="preserve">    </w:t>
      </w:r>
    </w:p>
    <w:p w14:paraId="610D5765" w14:textId="77777777" w:rsidR="00EA247D" w:rsidRDefault="00EA247D" w:rsidP="00EA247D">
      <w:pPr>
        <w:pStyle w:val="Heading2"/>
      </w:pPr>
      <w:r>
        <w:t>&lt;/head&gt;</w:t>
      </w:r>
    </w:p>
    <w:p w14:paraId="57DE9881" w14:textId="77777777" w:rsidR="00EA247D" w:rsidRDefault="00EA247D" w:rsidP="00EA247D">
      <w:pPr>
        <w:pStyle w:val="Heading2"/>
      </w:pPr>
      <w:r>
        <w:t>&lt;body&gt;</w:t>
      </w:r>
    </w:p>
    <w:p w14:paraId="118D6C66" w14:textId="77777777" w:rsidR="00EA247D" w:rsidRDefault="00EA247D" w:rsidP="00EA247D">
      <w:pPr>
        <w:pStyle w:val="Heading2"/>
      </w:pPr>
      <w:r>
        <w:t xml:space="preserve">    </w:t>
      </w:r>
    </w:p>
    <w:p w14:paraId="79844F3B" w14:textId="77777777" w:rsidR="00EA247D" w:rsidRDefault="00EA247D" w:rsidP="00EA247D">
      <w:pPr>
        <w:pStyle w:val="Heading2"/>
      </w:pPr>
      <w:r>
        <w:t xml:space="preserve">    &lt;div class="navbar"&gt;</w:t>
      </w:r>
    </w:p>
    <w:p w14:paraId="63E083E4" w14:textId="77777777" w:rsidR="00EA247D" w:rsidRDefault="00EA247D" w:rsidP="00EA247D">
      <w:pPr>
        <w:pStyle w:val="Heading2"/>
      </w:pPr>
      <w:r>
        <w:t xml:space="preserve">        &lt;a </w:t>
      </w:r>
      <w:proofErr w:type="spellStart"/>
      <w:r>
        <w:t>href</w:t>
      </w:r>
      <w:proofErr w:type="spellEnd"/>
      <w:r>
        <w:t>="#"&gt;&lt;/a&gt; &lt;</w:t>
      </w:r>
      <w:proofErr w:type="spellStart"/>
      <w:r>
        <w:t>img</w:t>
      </w:r>
      <w:proofErr w:type="spellEnd"/>
      <w:r>
        <w:t xml:space="preserve"> id =</w:t>
      </w:r>
      <w:proofErr w:type="spellStart"/>
      <w:r>
        <w:t>navimage</w:t>
      </w:r>
      <w:proofErr w:type="spellEnd"/>
      <w:r>
        <w:t xml:space="preserve"> </w:t>
      </w:r>
      <w:proofErr w:type="spellStart"/>
      <w:r>
        <w:t>src</w:t>
      </w:r>
      <w:proofErr w:type="spellEnd"/>
      <w:r>
        <w:t>="CRICK-HITS-LOGO.jpeg" alt="logo"&gt;</w:t>
      </w:r>
    </w:p>
    <w:p w14:paraId="3730AC9A" w14:textId="77777777" w:rsidR="00EA247D" w:rsidRDefault="00EA247D" w:rsidP="00EA247D">
      <w:pPr>
        <w:pStyle w:val="Heading2"/>
      </w:pPr>
      <w:r>
        <w:t xml:space="preserve">        &lt;a </w:t>
      </w:r>
      <w:proofErr w:type="spellStart"/>
      <w:r>
        <w:t>href</w:t>
      </w:r>
      <w:proofErr w:type="spellEnd"/>
      <w:r>
        <w:t>="#"&gt;&lt;</w:t>
      </w:r>
      <w:proofErr w:type="spellStart"/>
      <w:r>
        <w:t>i</w:t>
      </w:r>
      <w:proofErr w:type="spellEnd"/>
      <w:r>
        <w:t xml:space="preserve"> class="home"&gt;&lt;/</w:t>
      </w:r>
      <w:proofErr w:type="spellStart"/>
      <w:r>
        <w:t>i</w:t>
      </w:r>
      <w:proofErr w:type="spellEnd"/>
      <w:r>
        <w:t>&gt; Home&lt;/a&gt;</w:t>
      </w:r>
    </w:p>
    <w:p w14:paraId="615A6390" w14:textId="77777777" w:rsidR="00EA247D" w:rsidRDefault="00EA247D" w:rsidP="00EA247D">
      <w:pPr>
        <w:pStyle w:val="Heading2"/>
      </w:pPr>
      <w:r>
        <w:t xml:space="preserve">        &lt;a </w:t>
      </w:r>
      <w:proofErr w:type="spellStart"/>
      <w:r>
        <w:t>href</w:t>
      </w:r>
      <w:proofErr w:type="spellEnd"/>
      <w:r>
        <w:t>="#"&gt;&lt;</w:t>
      </w:r>
      <w:proofErr w:type="spellStart"/>
      <w:r>
        <w:t>i</w:t>
      </w:r>
      <w:proofErr w:type="spellEnd"/>
      <w:r>
        <w:t xml:space="preserve"> class="buy"&gt;&lt;/</w:t>
      </w:r>
      <w:proofErr w:type="spellStart"/>
      <w:r>
        <w:t>i</w:t>
      </w:r>
      <w:proofErr w:type="spellEnd"/>
      <w:r>
        <w:t>&gt; Buy products&lt;/a&gt;</w:t>
      </w:r>
    </w:p>
    <w:p w14:paraId="63AA806C" w14:textId="77777777" w:rsidR="00EA247D" w:rsidRDefault="00EA247D" w:rsidP="00EA247D">
      <w:pPr>
        <w:pStyle w:val="Heading2"/>
      </w:pPr>
      <w:r>
        <w:t xml:space="preserve">        &lt;a </w:t>
      </w:r>
      <w:proofErr w:type="spellStart"/>
      <w:r>
        <w:t>href</w:t>
      </w:r>
      <w:proofErr w:type="spellEnd"/>
      <w:r>
        <w:t>="#"&gt;&lt;</w:t>
      </w:r>
      <w:proofErr w:type="spellStart"/>
      <w:r>
        <w:t>i</w:t>
      </w:r>
      <w:proofErr w:type="spellEnd"/>
      <w:r>
        <w:t xml:space="preserve"> class="about"&gt;&lt;/</w:t>
      </w:r>
      <w:proofErr w:type="spellStart"/>
      <w:r>
        <w:t>i</w:t>
      </w:r>
      <w:proofErr w:type="spellEnd"/>
      <w:r>
        <w:t>&gt;About&lt;/a&gt;</w:t>
      </w:r>
    </w:p>
    <w:p w14:paraId="1F0DABC4" w14:textId="77777777" w:rsidR="00EA247D" w:rsidRDefault="00EA247D" w:rsidP="00EA247D">
      <w:pPr>
        <w:pStyle w:val="Heading2"/>
      </w:pPr>
      <w:r>
        <w:t xml:space="preserve">        &lt;a </w:t>
      </w:r>
      <w:proofErr w:type="spellStart"/>
      <w:r>
        <w:t>href</w:t>
      </w:r>
      <w:proofErr w:type="spellEnd"/>
      <w:r>
        <w:t>="#"&gt;&lt;</w:t>
      </w:r>
      <w:proofErr w:type="spellStart"/>
      <w:r>
        <w:t>i</w:t>
      </w:r>
      <w:proofErr w:type="spellEnd"/>
      <w:r>
        <w:t xml:space="preserve"> class="sitemap"&gt;&lt;/</w:t>
      </w:r>
      <w:proofErr w:type="spellStart"/>
      <w:r>
        <w:t>i</w:t>
      </w:r>
      <w:proofErr w:type="spellEnd"/>
      <w:r>
        <w:t>&gt; Sitemap&lt;/a&gt;</w:t>
      </w:r>
    </w:p>
    <w:p w14:paraId="6A8353B2" w14:textId="77777777" w:rsidR="00EA247D" w:rsidRDefault="00EA247D" w:rsidP="00EA247D">
      <w:pPr>
        <w:pStyle w:val="Heading2"/>
      </w:pPr>
      <w:r>
        <w:t xml:space="preserve">        &lt;a </w:t>
      </w:r>
      <w:proofErr w:type="spellStart"/>
      <w:r>
        <w:t>href</w:t>
      </w:r>
      <w:proofErr w:type="spellEnd"/>
      <w:r>
        <w:t>="#"&gt;&lt;</w:t>
      </w:r>
      <w:proofErr w:type="spellStart"/>
      <w:r>
        <w:t>i</w:t>
      </w:r>
      <w:proofErr w:type="spellEnd"/>
      <w:r>
        <w:t xml:space="preserve"> class="query"&gt;&lt;/</w:t>
      </w:r>
      <w:proofErr w:type="spellStart"/>
      <w:r>
        <w:t>i</w:t>
      </w:r>
      <w:proofErr w:type="spellEnd"/>
      <w:r>
        <w:t>&gt;Query form&lt;/a&gt;</w:t>
      </w:r>
    </w:p>
    <w:p w14:paraId="4B2EB72B" w14:textId="77777777" w:rsidR="00EA247D" w:rsidRDefault="00EA247D" w:rsidP="00EA247D">
      <w:pPr>
        <w:pStyle w:val="Heading2"/>
      </w:pPr>
      <w:r>
        <w:t xml:space="preserve">        &lt;a </w:t>
      </w:r>
      <w:proofErr w:type="spellStart"/>
      <w:r>
        <w:t>href</w:t>
      </w:r>
      <w:proofErr w:type="spellEnd"/>
      <w:r>
        <w:t>="#"&gt;&lt;</w:t>
      </w:r>
      <w:proofErr w:type="spellStart"/>
      <w:r>
        <w:t>i</w:t>
      </w:r>
      <w:proofErr w:type="spellEnd"/>
      <w:r>
        <w:t xml:space="preserve"> class="thumbnail"&gt;&lt;/</w:t>
      </w:r>
      <w:proofErr w:type="spellStart"/>
      <w:r>
        <w:t>i</w:t>
      </w:r>
      <w:proofErr w:type="spellEnd"/>
      <w:r>
        <w:t>&gt;Thumbnail&lt;/a&gt;</w:t>
      </w:r>
    </w:p>
    <w:p w14:paraId="5A35CEDA" w14:textId="77777777" w:rsidR="00EA247D" w:rsidRDefault="00EA247D" w:rsidP="00EA247D">
      <w:pPr>
        <w:pStyle w:val="Heading2"/>
      </w:pPr>
      <w:r>
        <w:t xml:space="preserve">    </w:t>
      </w:r>
    </w:p>
    <w:p w14:paraId="5D4D600E" w14:textId="77777777" w:rsidR="00EA247D" w:rsidRDefault="00EA247D" w:rsidP="00EA247D">
      <w:pPr>
        <w:pStyle w:val="Heading2"/>
      </w:pPr>
      <w:r>
        <w:t xml:space="preserve">    </w:t>
      </w:r>
    </w:p>
    <w:p w14:paraId="7C6AD146" w14:textId="77777777" w:rsidR="00EA247D" w:rsidRDefault="00EA247D" w:rsidP="00EA247D">
      <w:pPr>
        <w:pStyle w:val="Heading2"/>
      </w:pPr>
      <w:r>
        <w:t xml:space="preserve">    </w:t>
      </w:r>
    </w:p>
    <w:p w14:paraId="28EB629E" w14:textId="77777777" w:rsidR="00EA247D" w:rsidRDefault="00EA247D" w:rsidP="00EA247D">
      <w:pPr>
        <w:pStyle w:val="Heading2"/>
      </w:pPr>
      <w:r>
        <w:t xml:space="preserve">    &lt;/div&gt;</w:t>
      </w:r>
    </w:p>
    <w:p w14:paraId="6933085C" w14:textId="77777777" w:rsidR="00EA247D" w:rsidRDefault="00EA247D" w:rsidP="00EA247D">
      <w:pPr>
        <w:pStyle w:val="Heading2"/>
      </w:pPr>
      <w:r>
        <w:t xml:space="preserve">    </w:t>
      </w:r>
    </w:p>
    <w:p w14:paraId="65D49DC4" w14:textId="77777777" w:rsidR="00EA247D" w:rsidRDefault="00EA247D" w:rsidP="00EA247D">
      <w:pPr>
        <w:pStyle w:val="Heading2"/>
      </w:pPr>
      <w:r>
        <w:t xml:space="preserve">    &lt;h2&gt;CRICK-HITS QUIZ&lt;/h2&gt;</w:t>
      </w:r>
    </w:p>
    <w:p w14:paraId="28B55B12" w14:textId="77777777" w:rsidR="00EA247D" w:rsidRDefault="00EA247D" w:rsidP="00EA247D">
      <w:pPr>
        <w:pStyle w:val="Heading2"/>
      </w:pPr>
      <w:r>
        <w:t xml:space="preserve">    </w:t>
      </w:r>
    </w:p>
    <w:p w14:paraId="50738679" w14:textId="77777777" w:rsidR="00EA247D" w:rsidRDefault="00EA247D" w:rsidP="00EA247D">
      <w:pPr>
        <w:pStyle w:val="Heading2"/>
      </w:pPr>
      <w:r>
        <w:t xml:space="preserve">    &lt;section&gt;</w:t>
      </w:r>
    </w:p>
    <w:p w14:paraId="7AFAADFD" w14:textId="77777777" w:rsidR="00EA247D" w:rsidRDefault="00EA247D" w:rsidP="00EA247D">
      <w:pPr>
        <w:pStyle w:val="Heading2"/>
      </w:pPr>
      <w:r>
        <w:t xml:space="preserve">        &lt;div class="container"&gt;</w:t>
      </w:r>
    </w:p>
    <w:p w14:paraId="7DF1C189" w14:textId="77777777" w:rsidR="00EA247D" w:rsidRDefault="00EA247D" w:rsidP="00EA247D">
      <w:pPr>
        <w:pStyle w:val="Heading2"/>
      </w:pPr>
      <w:r>
        <w:lastRenderedPageBreak/>
        <w:t xml:space="preserve">          &lt;h1&gt;00:00&lt;/h1&gt;</w:t>
      </w:r>
    </w:p>
    <w:p w14:paraId="3E9AA413" w14:textId="77777777" w:rsidR="00EA247D" w:rsidRDefault="00EA247D" w:rsidP="00EA247D">
      <w:pPr>
        <w:pStyle w:val="Heading2"/>
      </w:pPr>
      <w:r>
        <w:t xml:space="preserve">        &lt;/div&gt;</w:t>
      </w:r>
    </w:p>
    <w:p w14:paraId="4D9537C1" w14:textId="77777777" w:rsidR="00EA247D" w:rsidRDefault="00EA247D" w:rsidP="00EA247D">
      <w:pPr>
        <w:pStyle w:val="Heading2"/>
      </w:pPr>
      <w:r>
        <w:t xml:space="preserve">    &lt;/section&gt;</w:t>
      </w:r>
    </w:p>
    <w:p w14:paraId="7088D28F" w14:textId="77777777" w:rsidR="00EA247D" w:rsidRDefault="00EA247D" w:rsidP="00EA247D">
      <w:pPr>
        <w:pStyle w:val="Heading2"/>
      </w:pPr>
      <w:r>
        <w:t xml:space="preserve">    </w:t>
      </w:r>
    </w:p>
    <w:p w14:paraId="4C02A3EC" w14:textId="77777777" w:rsidR="00EA247D" w:rsidRDefault="00EA247D" w:rsidP="00EA247D">
      <w:pPr>
        <w:pStyle w:val="Heading2"/>
      </w:pPr>
      <w:r>
        <w:t xml:space="preserve">    </w:t>
      </w:r>
    </w:p>
    <w:p w14:paraId="1C5764D6" w14:textId="77777777" w:rsidR="00EA247D" w:rsidRDefault="00EA247D" w:rsidP="00EA247D">
      <w:pPr>
        <w:pStyle w:val="Heading2"/>
      </w:pPr>
      <w:r>
        <w:t xml:space="preserve">    </w:t>
      </w:r>
    </w:p>
    <w:p w14:paraId="5FC41FE3" w14:textId="77777777" w:rsidR="00EA247D" w:rsidRDefault="00EA247D" w:rsidP="00EA247D">
      <w:pPr>
        <w:pStyle w:val="Heading2"/>
      </w:pPr>
      <w:r>
        <w:t xml:space="preserve">    Q1. Which country won the 2014 T20 World </w:t>
      </w:r>
      <w:proofErr w:type="gramStart"/>
      <w:r>
        <w:t>cup?&lt;</w:t>
      </w:r>
      <w:proofErr w:type="spellStart"/>
      <w:proofErr w:type="gramEnd"/>
      <w:r>
        <w:t>br</w:t>
      </w:r>
      <w:proofErr w:type="spellEnd"/>
      <w:r>
        <w:t xml:space="preserve">&gt; </w:t>
      </w:r>
    </w:p>
    <w:p w14:paraId="02081F82" w14:textId="77777777" w:rsidR="00EA247D" w:rsidRDefault="00EA247D" w:rsidP="00EA247D">
      <w:pPr>
        <w:pStyle w:val="Heading2"/>
      </w:pPr>
      <w:r>
        <w:t xml:space="preserve">    &lt;input type="radio" name="Question 1" id="correct1"&gt;Sri Lanka&lt;</w:t>
      </w:r>
      <w:proofErr w:type="spellStart"/>
      <w:r>
        <w:t>br</w:t>
      </w:r>
      <w:proofErr w:type="spellEnd"/>
      <w:r>
        <w:t>&gt;</w:t>
      </w:r>
    </w:p>
    <w:p w14:paraId="0CAD821D" w14:textId="77777777" w:rsidR="00EA247D" w:rsidRDefault="00EA247D" w:rsidP="00EA247D">
      <w:pPr>
        <w:pStyle w:val="Heading2"/>
      </w:pPr>
      <w:r>
        <w:t xml:space="preserve">    &lt;input type="radio" name="Question 1</w:t>
      </w:r>
      <w:proofErr w:type="gramStart"/>
      <w:r>
        <w:t>"  &gt;</w:t>
      </w:r>
      <w:proofErr w:type="gramEnd"/>
      <w:r>
        <w:t>West Indies&lt;</w:t>
      </w:r>
      <w:proofErr w:type="spellStart"/>
      <w:r>
        <w:t>br</w:t>
      </w:r>
      <w:proofErr w:type="spellEnd"/>
      <w:r>
        <w:t>&gt;</w:t>
      </w:r>
    </w:p>
    <w:p w14:paraId="77655BBD" w14:textId="77777777" w:rsidR="00EA247D" w:rsidRDefault="00EA247D" w:rsidP="00EA247D">
      <w:pPr>
        <w:pStyle w:val="Heading2"/>
      </w:pPr>
      <w:r>
        <w:t xml:space="preserve">    &lt;input type="radio" name="Question 1" &gt;England&lt;</w:t>
      </w:r>
      <w:proofErr w:type="spellStart"/>
      <w:r>
        <w:t>br</w:t>
      </w:r>
      <w:proofErr w:type="spellEnd"/>
      <w:r>
        <w:t>&gt;</w:t>
      </w:r>
    </w:p>
    <w:p w14:paraId="067D6441" w14:textId="77777777" w:rsidR="00EA247D" w:rsidRDefault="00EA247D" w:rsidP="00EA247D">
      <w:pPr>
        <w:pStyle w:val="Heading2"/>
      </w:pPr>
      <w:r>
        <w:t xml:space="preserve">    &lt;input type="radio" name="Question 1" &gt;India&lt;</w:t>
      </w:r>
      <w:proofErr w:type="spellStart"/>
      <w:r>
        <w:t>br</w:t>
      </w:r>
      <w:proofErr w:type="spellEnd"/>
      <w:r>
        <w:t>&gt;</w:t>
      </w:r>
    </w:p>
    <w:p w14:paraId="137BCCE2" w14:textId="77777777" w:rsidR="00EA247D" w:rsidRDefault="00EA247D" w:rsidP="00EA247D">
      <w:pPr>
        <w:pStyle w:val="Heading2"/>
      </w:pPr>
    </w:p>
    <w:p w14:paraId="0F6FC795" w14:textId="77777777" w:rsidR="00EA247D" w:rsidRDefault="00EA247D" w:rsidP="00EA247D">
      <w:pPr>
        <w:pStyle w:val="Heading2"/>
      </w:pPr>
      <w:r>
        <w:t xml:space="preserve">    Q2. Virat Kohli played his 100th test match against which </w:t>
      </w:r>
      <w:proofErr w:type="gramStart"/>
      <w:r>
        <w:t>opponent?&lt;</w:t>
      </w:r>
      <w:proofErr w:type="spellStart"/>
      <w:proofErr w:type="gramEnd"/>
      <w:r>
        <w:t>br</w:t>
      </w:r>
      <w:proofErr w:type="spellEnd"/>
      <w:r>
        <w:t>&gt;</w:t>
      </w:r>
    </w:p>
    <w:p w14:paraId="4E484B90" w14:textId="77777777" w:rsidR="00EA247D" w:rsidRDefault="00EA247D" w:rsidP="00EA247D">
      <w:pPr>
        <w:pStyle w:val="Heading2"/>
      </w:pPr>
      <w:r>
        <w:t xml:space="preserve">    &lt;input type="radio" name="Question 2"&gt;England&lt;</w:t>
      </w:r>
      <w:proofErr w:type="spellStart"/>
      <w:r>
        <w:t>br</w:t>
      </w:r>
      <w:proofErr w:type="spellEnd"/>
      <w:r>
        <w:t>&gt;</w:t>
      </w:r>
    </w:p>
    <w:p w14:paraId="4687A223" w14:textId="77777777" w:rsidR="00EA247D" w:rsidRDefault="00EA247D" w:rsidP="00EA247D">
      <w:pPr>
        <w:pStyle w:val="Heading2"/>
      </w:pPr>
      <w:r>
        <w:t xml:space="preserve">    &lt;input type="radio" name="Question 2" &gt;New Zealand&lt;</w:t>
      </w:r>
      <w:proofErr w:type="spellStart"/>
      <w:r>
        <w:t>br</w:t>
      </w:r>
      <w:proofErr w:type="spellEnd"/>
      <w:r>
        <w:t>&gt;</w:t>
      </w:r>
    </w:p>
    <w:p w14:paraId="5C63F5D9" w14:textId="77777777" w:rsidR="00EA247D" w:rsidRDefault="00EA247D" w:rsidP="00EA247D">
      <w:pPr>
        <w:pStyle w:val="Heading2"/>
      </w:pPr>
      <w:r>
        <w:t xml:space="preserve">    &lt;input type="radio" name="Question 2" &gt;South Africa&lt;</w:t>
      </w:r>
      <w:proofErr w:type="spellStart"/>
      <w:r>
        <w:t>br</w:t>
      </w:r>
      <w:proofErr w:type="spellEnd"/>
      <w:r>
        <w:t>&gt;</w:t>
      </w:r>
    </w:p>
    <w:p w14:paraId="01DB7D92" w14:textId="77777777" w:rsidR="00EA247D" w:rsidRDefault="00EA247D" w:rsidP="00EA247D">
      <w:pPr>
        <w:pStyle w:val="Heading2"/>
      </w:pPr>
      <w:r>
        <w:t xml:space="preserve">    &lt;input type="radio" name="Question 2" id="correct2" &gt;Sri Lanka&lt;</w:t>
      </w:r>
      <w:proofErr w:type="spellStart"/>
      <w:r>
        <w:t>br</w:t>
      </w:r>
      <w:proofErr w:type="spellEnd"/>
      <w:r>
        <w:t>&gt;</w:t>
      </w:r>
    </w:p>
    <w:p w14:paraId="5C6D078E" w14:textId="77777777" w:rsidR="00EA247D" w:rsidRDefault="00EA247D" w:rsidP="00EA247D">
      <w:pPr>
        <w:pStyle w:val="Heading2"/>
      </w:pPr>
      <w:r>
        <w:t xml:space="preserve">    </w:t>
      </w:r>
    </w:p>
    <w:p w14:paraId="5DC7B14C" w14:textId="77777777" w:rsidR="00EA247D" w:rsidRDefault="00EA247D" w:rsidP="00EA247D">
      <w:pPr>
        <w:pStyle w:val="Heading2"/>
      </w:pPr>
      <w:r>
        <w:t xml:space="preserve">    Q3. Which player hit the most sixes in the 2021 T20 </w:t>
      </w:r>
      <w:proofErr w:type="gramStart"/>
      <w:r>
        <w:t>WC?&lt;</w:t>
      </w:r>
      <w:proofErr w:type="spellStart"/>
      <w:proofErr w:type="gramEnd"/>
      <w:r>
        <w:t>br</w:t>
      </w:r>
      <w:proofErr w:type="spellEnd"/>
      <w:r>
        <w:t>&gt;</w:t>
      </w:r>
    </w:p>
    <w:p w14:paraId="50E991DE" w14:textId="77777777" w:rsidR="00EA247D" w:rsidRDefault="00EA247D" w:rsidP="00EA247D">
      <w:pPr>
        <w:pStyle w:val="Heading2"/>
      </w:pPr>
      <w:r>
        <w:t xml:space="preserve">    &lt;input type="radio" name="Question 3"&gt;Kane Williamson&lt;</w:t>
      </w:r>
      <w:proofErr w:type="spellStart"/>
      <w:r>
        <w:t>br</w:t>
      </w:r>
      <w:proofErr w:type="spellEnd"/>
      <w:r>
        <w:t>&gt;</w:t>
      </w:r>
    </w:p>
    <w:p w14:paraId="2B8DC2A6" w14:textId="77777777" w:rsidR="00EA247D" w:rsidRDefault="00EA247D" w:rsidP="00EA247D">
      <w:pPr>
        <w:pStyle w:val="Heading2"/>
      </w:pPr>
      <w:r>
        <w:t xml:space="preserve">    &lt;input type="radio" name="Question 3"&gt;Babar Azam&lt;</w:t>
      </w:r>
      <w:proofErr w:type="spellStart"/>
      <w:r>
        <w:t>br</w:t>
      </w:r>
      <w:proofErr w:type="spellEnd"/>
      <w:r>
        <w:t>&gt;</w:t>
      </w:r>
    </w:p>
    <w:p w14:paraId="78711B57" w14:textId="77777777" w:rsidR="00EA247D" w:rsidRDefault="00EA247D" w:rsidP="00EA247D">
      <w:pPr>
        <w:pStyle w:val="Heading2"/>
      </w:pPr>
      <w:r>
        <w:t xml:space="preserve">    &lt;input type="radio" name="Question 3"&gt;David Warner&lt;</w:t>
      </w:r>
      <w:proofErr w:type="spellStart"/>
      <w:r>
        <w:t>br</w:t>
      </w:r>
      <w:proofErr w:type="spellEnd"/>
      <w:r>
        <w:t>&gt;</w:t>
      </w:r>
    </w:p>
    <w:p w14:paraId="2632CBEC" w14:textId="77777777" w:rsidR="00EA247D" w:rsidRDefault="00EA247D" w:rsidP="00EA247D">
      <w:pPr>
        <w:pStyle w:val="Heading2"/>
      </w:pPr>
      <w:r>
        <w:t xml:space="preserve">    &lt;input type="radio" name="Question 3" id="correct3"&gt;Jos </w:t>
      </w:r>
      <w:proofErr w:type="spellStart"/>
      <w:r>
        <w:t>Buttler</w:t>
      </w:r>
      <w:proofErr w:type="spellEnd"/>
      <w:r>
        <w:t>&lt;</w:t>
      </w:r>
      <w:proofErr w:type="spellStart"/>
      <w:r>
        <w:t>br</w:t>
      </w:r>
      <w:proofErr w:type="spellEnd"/>
      <w:r>
        <w:t>&gt;</w:t>
      </w:r>
    </w:p>
    <w:p w14:paraId="05C5E532" w14:textId="77777777" w:rsidR="00EA247D" w:rsidRDefault="00EA247D" w:rsidP="00EA247D">
      <w:pPr>
        <w:pStyle w:val="Heading2"/>
      </w:pPr>
    </w:p>
    <w:p w14:paraId="13F65515" w14:textId="77777777" w:rsidR="00EA247D" w:rsidRDefault="00EA247D" w:rsidP="00EA247D">
      <w:pPr>
        <w:pStyle w:val="Heading2"/>
      </w:pPr>
      <w:r>
        <w:t xml:space="preserve">    Q4. Which batter scored the most fifty-plus scores in the 2021 T20 world </w:t>
      </w:r>
      <w:proofErr w:type="gramStart"/>
      <w:r>
        <w:t>cup?&lt;</w:t>
      </w:r>
      <w:proofErr w:type="spellStart"/>
      <w:proofErr w:type="gramEnd"/>
      <w:r>
        <w:t>br</w:t>
      </w:r>
      <w:proofErr w:type="spellEnd"/>
      <w:r>
        <w:t>&gt;</w:t>
      </w:r>
    </w:p>
    <w:p w14:paraId="6C2AB6A8" w14:textId="77777777" w:rsidR="00EA247D" w:rsidRDefault="00EA247D" w:rsidP="00EA247D">
      <w:pPr>
        <w:pStyle w:val="Heading2"/>
      </w:pPr>
      <w:r>
        <w:t xml:space="preserve">    &lt;input type="radio" name="Question 4"&gt;</w:t>
      </w:r>
      <w:proofErr w:type="spellStart"/>
      <w:r>
        <w:t>Charith</w:t>
      </w:r>
      <w:proofErr w:type="spellEnd"/>
      <w:r>
        <w:t xml:space="preserve"> </w:t>
      </w:r>
      <w:proofErr w:type="spellStart"/>
      <w:r>
        <w:t>Asalanka</w:t>
      </w:r>
      <w:proofErr w:type="spellEnd"/>
      <w:r>
        <w:t>&lt;</w:t>
      </w:r>
      <w:proofErr w:type="spellStart"/>
      <w:r>
        <w:t>br</w:t>
      </w:r>
      <w:proofErr w:type="spellEnd"/>
      <w:r>
        <w:t>&gt;</w:t>
      </w:r>
    </w:p>
    <w:p w14:paraId="3DAE356E" w14:textId="77777777" w:rsidR="00EA247D" w:rsidRDefault="00EA247D" w:rsidP="00EA247D">
      <w:pPr>
        <w:pStyle w:val="Heading2"/>
      </w:pPr>
      <w:r>
        <w:lastRenderedPageBreak/>
        <w:t xml:space="preserve">    &lt;input type="radio" name="Question 4" id="correct4"&gt;Babar Azam&lt;</w:t>
      </w:r>
      <w:proofErr w:type="spellStart"/>
      <w:r>
        <w:t>br</w:t>
      </w:r>
      <w:proofErr w:type="spellEnd"/>
      <w:r>
        <w:t>&gt;</w:t>
      </w:r>
    </w:p>
    <w:p w14:paraId="5F44941A" w14:textId="77777777" w:rsidR="00EA247D" w:rsidRDefault="00EA247D" w:rsidP="00EA247D">
      <w:pPr>
        <w:pStyle w:val="Heading2"/>
      </w:pPr>
      <w:r>
        <w:t xml:space="preserve">    &lt;input type="radio" name="Question 4"&gt;David Warner&lt;</w:t>
      </w:r>
      <w:proofErr w:type="spellStart"/>
      <w:r>
        <w:t>br</w:t>
      </w:r>
      <w:proofErr w:type="spellEnd"/>
      <w:r>
        <w:t>&gt;</w:t>
      </w:r>
    </w:p>
    <w:p w14:paraId="64F28CCC" w14:textId="77777777" w:rsidR="00EA247D" w:rsidRDefault="00EA247D" w:rsidP="00EA247D">
      <w:pPr>
        <w:pStyle w:val="Heading2"/>
      </w:pPr>
      <w:r>
        <w:t xml:space="preserve">    &lt;input type="radio" name="Question 4"&gt;</w:t>
      </w:r>
      <w:proofErr w:type="spellStart"/>
      <w:r>
        <w:t>Mohommad</w:t>
      </w:r>
      <w:proofErr w:type="spellEnd"/>
      <w:r>
        <w:t xml:space="preserve"> Rizwan&lt;</w:t>
      </w:r>
      <w:proofErr w:type="spellStart"/>
      <w:r>
        <w:t>br</w:t>
      </w:r>
      <w:proofErr w:type="spellEnd"/>
      <w:r>
        <w:t>&gt;</w:t>
      </w:r>
    </w:p>
    <w:p w14:paraId="481068C4" w14:textId="77777777" w:rsidR="00EA247D" w:rsidRDefault="00EA247D" w:rsidP="00EA247D">
      <w:pPr>
        <w:pStyle w:val="Heading2"/>
      </w:pPr>
    </w:p>
    <w:p w14:paraId="38900E4E" w14:textId="77777777" w:rsidR="00EA247D" w:rsidRDefault="00EA247D" w:rsidP="00EA247D">
      <w:pPr>
        <w:pStyle w:val="Heading2"/>
      </w:pPr>
      <w:r>
        <w:t xml:space="preserve">    Q5. What was the highest team total in the 2021 edition T20 </w:t>
      </w:r>
      <w:proofErr w:type="gramStart"/>
      <w:r>
        <w:t>WC?&lt;</w:t>
      </w:r>
      <w:proofErr w:type="spellStart"/>
      <w:proofErr w:type="gramEnd"/>
      <w:r>
        <w:t>br</w:t>
      </w:r>
      <w:proofErr w:type="spellEnd"/>
      <w:r>
        <w:t>&gt;</w:t>
      </w:r>
    </w:p>
    <w:p w14:paraId="09819DC8" w14:textId="77777777" w:rsidR="00EA247D" w:rsidRDefault="00EA247D" w:rsidP="00EA247D">
      <w:pPr>
        <w:pStyle w:val="Heading2"/>
      </w:pPr>
      <w:r>
        <w:t xml:space="preserve">    &lt;input type="radio" name="Question 5"&gt;200&lt;</w:t>
      </w:r>
      <w:proofErr w:type="spellStart"/>
      <w:r>
        <w:t>br</w:t>
      </w:r>
      <w:proofErr w:type="spellEnd"/>
      <w:r>
        <w:t>&gt;</w:t>
      </w:r>
    </w:p>
    <w:p w14:paraId="4C8EB428" w14:textId="77777777" w:rsidR="00EA247D" w:rsidRDefault="00EA247D" w:rsidP="00EA247D">
      <w:pPr>
        <w:pStyle w:val="Heading2"/>
      </w:pPr>
      <w:r>
        <w:t xml:space="preserve">    &lt;input type="radio" name="Question 5"&gt;194&lt;</w:t>
      </w:r>
      <w:proofErr w:type="spellStart"/>
      <w:r>
        <w:t>br</w:t>
      </w:r>
      <w:proofErr w:type="spellEnd"/>
      <w:r>
        <w:t>&gt;</w:t>
      </w:r>
    </w:p>
    <w:p w14:paraId="19A24CB5" w14:textId="77777777" w:rsidR="00EA247D" w:rsidRDefault="00EA247D" w:rsidP="00EA247D">
      <w:pPr>
        <w:pStyle w:val="Heading2"/>
      </w:pPr>
      <w:r>
        <w:t xml:space="preserve">    &lt;input type="radio" name="Question 5" id="correct5"&gt;210&lt;</w:t>
      </w:r>
      <w:proofErr w:type="spellStart"/>
      <w:r>
        <w:t>br</w:t>
      </w:r>
      <w:proofErr w:type="spellEnd"/>
      <w:r>
        <w:t>&gt;</w:t>
      </w:r>
    </w:p>
    <w:p w14:paraId="02657DFF" w14:textId="77777777" w:rsidR="00EA247D" w:rsidRDefault="00EA247D" w:rsidP="00EA247D">
      <w:pPr>
        <w:pStyle w:val="Heading2"/>
      </w:pPr>
      <w:r>
        <w:t xml:space="preserve">    &lt;input type="radio" name="Question 5"&gt;190&lt;</w:t>
      </w:r>
      <w:proofErr w:type="spellStart"/>
      <w:r>
        <w:t>br</w:t>
      </w:r>
      <w:proofErr w:type="spellEnd"/>
      <w:r>
        <w:t>&gt;</w:t>
      </w:r>
    </w:p>
    <w:p w14:paraId="0A9F42A2" w14:textId="77777777" w:rsidR="00EA247D" w:rsidRDefault="00EA247D" w:rsidP="00EA247D">
      <w:pPr>
        <w:pStyle w:val="Heading2"/>
      </w:pPr>
    </w:p>
    <w:p w14:paraId="1ACBEDAA" w14:textId="77777777" w:rsidR="00EA247D" w:rsidRDefault="00EA247D" w:rsidP="00EA247D">
      <w:pPr>
        <w:pStyle w:val="Heading2"/>
      </w:pPr>
      <w:r>
        <w:t xml:space="preserve">    Q6. Which player holds the record for the fastest fifty in a T20 WC </w:t>
      </w:r>
      <w:proofErr w:type="gramStart"/>
      <w:r>
        <w:t>final?&lt;</w:t>
      </w:r>
      <w:proofErr w:type="spellStart"/>
      <w:proofErr w:type="gramEnd"/>
      <w:r>
        <w:t>br</w:t>
      </w:r>
      <w:proofErr w:type="spellEnd"/>
      <w:r>
        <w:t>&gt;</w:t>
      </w:r>
    </w:p>
    <w:p w14:paraId="1C694EB2" w14:textId="77777777" w:rsidR="00EA247D" w:rsidRDefault="00EA247D" w:rsidP="00EA247D">
      <w:pPr>
        <w:pStyle w:val="Heading2"/>
      </w:pPr>
      <w:r>
        <w:t xml:space="preserve">    &lt;input type="radio" name="Question 6"&gt;Kane Williamson&lt;</w:t>
      </w:r>
      <w:proofErr w:type="spellStart"/>
      <w:r>
        <w:t>br</w:t>
      </w:r>
      <w:proofErr w:type="spellEnd"/>
      <w:r>
        <w:t>&gt;</w:t>
      </w:r>
    </w:p>
    <w:p w14:paraId="0EFCB2E2" w14:textId="77777777" w:rsidR="00EA247D" w:rsidRDefault="00EA247D" w:rsidP="00EA247D">
      <w:pPr>
        <w:pStyle w:val="Heading2"/>
      </w:pPr>
      <w:r>
        <w:t xml:space="preserve">    &lt;input type="radio" name="Question 6" id="correct6"&gt;Mitchell Marsh&lt;</w:t>
      </w:r>
      <w:proofErr w:type="spellStart"/>
      <w:r>
        <w:t>br</w:t>
      </w:r>
      <w:proofErr w:type="spellEnd"/>
      <w:r>
        <w:t>&gt;</w:t>
      </w:r>
    </w:p>
    <w:p w14:paraId="0F674A61" w14:textId="77777777" w:rsidR="00EA247D" w:rsidRDefault="00EA247D" w:rsidP="00EA247D">
      <w:pPr>
        <w:pStyle w:val="Heading2"/>
      </w:pPr>
      <w:r>
        <w:t xml:space="preserve">    &lt;input type="radio" name="Question 6"&gt;Daryll Mitchell&lt;</w:t>
      </w:r>
      <w:proofErr w:type="spellStart"/>
      <w:r>
        <w:t>br</w:t>
      </w:r>
      <w:proofErr w:type="spellEnd"/>
      <w:r>
        <w:t>&gt;</w:t>
      </w:r>
    </w:p>
    <w:p w14:paraId="089D24E6" w14:textId="77777777" w:rsidR="00EA247D" w:rsidRDefault="00EA247D" w:rsidP="00EA247D">
      <w:pPr>
        <w:pStyle w:val="Heading2"/>
      </w:pPr>
      <w:r>
        <w:t xml:space="preserve">    &lt;input type="radio" name="Question 6"&gt;Matthew Wade&lt;</w:t>
      </w:r>
      <w:proofErr w:type="spellStart"/>
      <w:r>
        <w:t>br</w:t>
      </w:r>
      <w:proofErr w:type="spellEnd"/>
      <w:r>
        <w:t>&gt;</w:t>
      </w:r>
    </w:p>
    <w:p w14:paraId="0F9D497C" w14:textId="77777777" w:rsidR="00EA247D" w:rsidRDefault="00EA247D" w:rsidP="00EA247D">
      <w:pPr>
        <w:pStyle w:val="Heading2"/>
      </w:pPr>
    </w:p>
    <w:p w14:paraId="2018E58A" w14:textId="77777777" w:rsidR="00EA247D" w:rsidRDefault="00EA247D" w:rsidP="00EA247D">
      <w:pPr>
        <w:pStyle w:val="Heading2"/>
      </w:pPr>
      <w:r>
        <w:t xml:space="preserve">    Q7. Who was the player of the tournament in 2021 T20</w:t>
      </w:r>
      <w:proofErr w:type="gramStart"/>
      <w:r>
        <w:t>WC?&lt;</w:t>
      </w:r>
      <w:proofErr w:type="spellStart"/>
      <w:proofErr w:type="gramEnd"/>
      <w:r>
        <w:t>br</w:t>
      </w:r>
      <w:proofErr w:type="spellEnd"/>
      <w:r>
        <w:t>&gt;</w:t>
      </w:r>
    </w:p>
    <w:p w14:paraId="762AA5E6" w14:textId="77777777" w:rsidR="00EA247D" w:rsidRDefault="00EA247D" w:rsidP="00EA247D">
      <w:pPr>
        <w:pStyle w:val="Heading2"/>
      </w:pPr>
      <w:r>
        <w:t xml:space="preserve">    &lt;input type="radio" name="Question 7"&gt;Matthew Wade&lt;</w:t>
      </w:r>
      <w:proofErr w:type="spellStart"/>
      <w:r>
        <w:t>br</w:t>
      </w:r>
      <w:proofErr w:type="spellEnd"/>
      <w:r>
        <w:t>&gt;</w:t>
      </w:r>
    </w:p>
    <w:p w14:paraId="5D2B6B0A" w14:textId="77777777" w:rsidR="00EA247D" w:rsidRDefault="00EA247D" w:rsidP="00EA247D">
      <w:pPr>
        <w:pStyle w:val="Heading2"/>
      </w:pPr>
      <w:r>
        <w:t xml:space="preserve">    &lt;input type="radio" name="Question 7"&gt;Adam </w:t>
      </w:r>
      <w:proofErr w:type="spellStart"/>
      <w:r>
        <w:t>Zampa</w:t>
      </w:r>
      <w:proofErr w:type="spellEnd"/>
      <w:r>
        <w:t>&lt;</w:t>
      </w:r>
      <w:proofErr w:type="spellStart"/>
      <w:r>
        <w:t>br</w:t>
      </w:r>
      <w:proofErr w:type="spellEnd"/>
      <w:r>
        <w:t>&gt;</w:t>
      </w:r>
    </w:p>
    <w:p w14:paraId="65B6583D" w14:textId="77777777" w:rsidR="00EA247D" w:rsidRDefault="00EA247D" w:rsidP="00EA247D">
      <w:pPr>
        <w:pStyle w:val="Heading2"/>
      </w:pPr>
      <w:r>
        <w:t xml:space="preserve">    &lt;input type="radio" name="Question 7"&gt;</w:t>
      </w:r>
      <w:proofErr w:type="spellStart"/>
      <w:r>
        <w:t>Charith</w:t>
      </w:r>
      <w:proofErr w:type="spellEnd"/>
      <w:r>
        <w:t xml:space="preserve"> </w:t>
      </w:r>
      <w:proofErr w:type="spellStart"/>
      <w:r>
        <w:t>Asalanka</w:t>
      </w:r>
      <w:proofErr w:type="spellEnd"/>
      <w:r>
        <w:t>&lt;</w:t>
      </w:r>
      <w:proofErr w:type="spellStart"/>
      <w:r>
        <w:t>br</w:t>
      </w:r>
      <w:proofErr w:type="spellEnd"/>
      <w:r>
        <w:t>&gt;</w:t>
      </w:r>
    </w:p>
    <w:p w14:paraId="1F6414CC" w14:textId="77777777" w:rsidR="00EA247D" w:rsidRDefault="00EA247D" w:rsidP="00EA247D">
      <w:pPr>
        <w:pStyle w:val="Heading2"/>
      </w:pPr>
      <w:r>
        <w:t xml:space="preserve">    &lt;input type="radio" name="Question 7" id="correct7"&gt;David Warner&lt;</w:t>
      </w:r>
      <w:proofErr w:type="spellStart"/>
      <w:r>
        <w:t>br</w:t>
      </w:r>
      <w:proofErr w:type="spellEnd"/>
      <w:r>
        <w:t>&gt;</w:t>
      </w:r>
    </w:p>
    <w:p w14:paraId="5D7E9A84" w14:textId="77777777" w:rsidR="00EA247D" w:rsidRDefault="00EA247D" w:rsidP="00EA247D">
      <w:pPr>
        <w:pStyle w:val="Heading2"/>
      </w:pPr>
    </w:p>
    <w:p w14:paraId="5CFAB3EF" w14:textId="77777777" w:rsidR="00EA247D" w:rsidRDefault="00EA247D" w:rsidP="00EA247D">
      <w:pPr>
        <w:pStyle w:val="Heading2"/>
      </w:pPr>
      <w:r>
        <w:t xml:space="preserve">    Q8. Which of the following players do not have a T20 World cup hat-</w:t>
      </w:r>
      <w:proofErr w:type="gramStart"/>
      <w:r>
        <w:t>trick?&lt;</w:t>
      </w:r>
      <w:proofErr w:type="spellStart"/>
      <w:proofErr w:type="gramEnd"/>
      <w:r>
        <w:t>br</w:t>
      </w:r>
      <w:proofErr w:type="spellEnd"/>
      <w:r>
        <w:t>&gt;</w:t>
      </w:r>
    </w:p>
    <w:p w14:paraId="18D5CCF1" w14:textId="77777777" w:rsidR="00EA247D" w:rsidRDefault="00EA247D" w:rsidP="00EA247D">
      <w:pPr>
        <w:pStyle w:val="Heading2"/>
      </w:pPr>
      <w:r>
        <w:t xml:space="preserve">    &lt;input type="radio" name="Question 8"&gt;Bret Lee&lt;</w:t>
      </w:r>
      <w:proofErr w:type="spellStart"/>
      <w:r>
        <w:t>br</w:t>
      </w:r>
      <w:proofErr w:type="spellEnd"/>
      <w:r>
        <w:t>&gt;</w:t>
      </w:r>
    </w:p>
    <w:p w14:paraId="5D23E95B" w14:textId="77777777" w:rsidR="00EA247D" w:rsidRDefault="00EA247D" w:rsidP="00EA247D">
      <w:pPr>
        <w:pStyle w:val="Heading2"/>
      </w:pPr>
      <w:r>
        <w:t xml:space="preserve">    &lt;input type="radio" name="Question 8" id="correct8"&gt;Lasith Malinga&lt;</w:t>
      </w:r>
      <w:proofErr w:type="spellStart"/>
      <w:r>
        <w:t>br</w:t>
      </w:r>
      <w:proofErr w:type="spellEnd"/>
      <w:r>
        <w:t>&gt;</w:t>
      </w:r>
    </w:p>
    <w:p w14:paraId="45BC1D8D" w14:textId="77777777" w:rsidR="00EA247D" w:rsidRDefault="00EA247D" w:rsidP="00EA247D">
      <w:pPr>
        <w:pStyle w:val="Heading2"/>
      </w:pPr>
      <w:r>
        <w:t xml:space="preserve">    &lt;input type="radio" name="Question 8"&gt;</w:t>
      </w:r>
      <w:proofErr w:type="spellStart"/>
      <w:r>
        <w:t>Wanindu</w:t>
      </w:r>
      <w:proofErr w:type="spellEnd"/>
      <w:r>
        <w:t xml:space="preserve"> </w:t>
      </w:r>
      <w:proofErr w:type="spellStart"/>
      <w:r>
        <w:t>Hasaranga</w:t>
      </w:r>
      <w:proofErr w:type="spellEnd"/>
      <w:r>
        <w:t>&lt;</w:t>
      </w:r>
      <w:proofErr w:type="spellStart"/>
      <w:r>
        <w:t>br</w:t>
      </w:r>
      <w:proofErr w:type="spellEnd"/>
      <w:r>
        <w:t>&gt;</w:t>
      </w:r>
    </w:p>
    <w:p w14:paraId="5CC68DBA" w14:textId="77777777" w:rsidR="00EA247D" w:rsidRDefault="00EA247D" w:rsidP="00EA247D">
      <w:pPr>
        <w:pStyle w:val="Heading2"/>
      </w:pPr>
      <w:r>
        <w:t xml:space="preserve">    &lt;input type="radio" name="Question 8"&gt;Kagiso </w:t>
      </w:r>
      <w:proofErr w:type="spellStart"/>
      <w:r>
        <w:t>Rabada</w:t>
      </w:r>
      <w:proofErr w:type="spellEnd"/>
      <w:r>
        <w:t>&lt;</w:t>
      </w:r>
      <w:proofErr w:type="spellStart"/>
      <w:r>
        <w:t>br</w:t>
      </w:r>
      <w:proofErr w:type="spellEnd"/>
      <w:r>
        <w:t>&gt;</w:t>
      </w:r>
    </w:p>
    <w:p w14:paraId="4837FACD" w14:textId="77777777" w:rsidR="00EA247D" w:rsidRDefault="00EA247D" w:rsidP="00EA247D">
      <w:pPr>
        <w:pStyle w:val="Heading2"/>
      </w:pPr>
    </w:p>
    <w:p w14:paraId="269D6955" w14:textId="77777777" w:rsidR="00EA247D" w:rsidRDefault="00EA247D" w:rsidP="00EA247D">
      <w:pPr>
        <w:pStyle w:val="Heading2"/>
      </w:pPr>
      <w:r>
        <w:t xml:space="preserve">    Q9. Who holds the record for the highest individual score in T20 World Cup </w:t>
      </w:r>
      <w:proofErr w:type="gramStart"/>
      <w:r>
        <w:t>history?&lt;</w:t>
      </w:r>
      <w:proofErr w:type="spellStart"/>
      <w:proofErr w:type="gramEnd"/>
      <w:r>
        <w:t>br</w:t>
      </w:r>
      <w:proofErr w:type="spellEnd"/>
      <w:r>
        <w:t>&gt;</w:t>
      </w:r>
    </w:p>
    <w:p w14:paraId="7FDEBA11" w14:textId="77777777" w:rsidR="00EA247D" w:rsidRDefault="00EA247D" w:rsidP="00EA247D">
      <w:pPr>
        <w:pStyle w:val="Heading2"/>
      </w:pPr>
      <w:r>
        <w:t xml:space="preserve">    &lt;input type="radio" name="Question 9" id="correct9"&gt;Brendon </w:t>
      </w:r>
      <w:proofErr w:type="spellStart"/>
      <w:r>
        <w:t>Mcculum</w:t>
      </w:r>
      <w:proofErr w:type="spellEnd"/>
      <w:r>
        <w:t>&lt;</w:t>
      </w:r>
      <w:proofErr w:type="spellStart"/>
      <w:r>
        <w:t>br</w:t>
      </w:r>
      <w:proofErr w:type="spellEnd"/>
      <w:r>
        <w:t>&gt;</w:t>
      </w:r>
    </w:p>
    <w:p w14:paraId="1E95165D" w14:textId="77777777" w:rsidR="00EA247D" w:rsidRDefault="00EA247D" w:rsidP="00EA247D">
      <w:pPr>
        <w:pStyle w:val="Heading2"/>
      </w:pPr>
      <w:r>
        <w:t xml:space="preserve">    &lt;input type="radio" name="Question 9"&gt;Chris Gayle&lt;</w:t>
      </w:r>
      <w:proofErr w:type="spellStart"/>
      <w:r>
        <w:t>br</w:t>
      </w:r>
      <w:proofErr w:type="spellEnd"/>
      <w:r>
        <w:t>&gt;</w:t>
      </w:r>
    </w:p>
    <w:p w14:paraId="5887AEBF" w14:textId="77777777" w:rsidR="00EA247D" w:rsidRDefault="00EA247D" w:rsidP="00EA247D">
      <w:pPr>
        <w:pStyle w:val="Heading2"/>
      </w:pPr>
      <w:r>
        <w:t xml:space="preserve">    &lt;input type="radio" name="Question 9"&gt;Alex Hales&lt;</w:t>
      </w:r>
      <w:proofErr w:type="spellStart"/>
      <w:r>
        <w:t>br</w:t>
      </w:r>
      <w:proofErr w:type="spellEnd"/>
      <w:r>
        <w:t>&gt;</w:t>
      </w:r>
    </w:p>
    <w:p w14:paraId="6847C1BB" w14:textId="77777777" w:rsidR="00EA247D" w:rsidRDefault="00EA247D" w:rsidP="00EA247D">
      <w:pPr>
        <w:pStyle w:val="Heading2"/>
      </w:pPr>
      <w:r>
        <w:t xml:space="preserve">    &lt;input type="radio" name="Question 9"&gt;Tamim Iqbal&lt;</w:t>
      </w:r>
      <w:proofErr w:type="spellStart"/>
      <w:r>
        <w:t>br</w:t>
      </w:r>
      <w:proofErr w:type="spellEnd"/>
      <w:r>
        <w:t>&gt;</w:t>
      </w:r>
    </w:p>
    <w:p w14:paraId="23E015CD" w14:textId="77777777" w:rsidR="00EA247D" w:rsidRDefault="00EA247D" w:rsidP="00EA247D">
      <w:pPr>
        <w:pStyle w:val="Heading2"/>
      </w:pPr>
    </w:p>
    <w:p w14:paraId="66B11E68" w14:textId="77777777" w:rsidR="00EA247D" w:rsidRDefault="00EA247D" w:rsidP="00EA247D">
      <w:pPr>
        <w:pStyle w:val="Heading2"/>
      </w:pPr>
      <w:r>
        <w:t xml:space="preserve">    Q10. Which batsmen has the highest average in T20 World Cup </w:t>
      </w:r>
      <w:proofErr w:type="gramStart"/>
      <w:r>
        <w:t>history?&lt;</w:t>
      </w:r>
      <w:proofErr w:type="spellStart"/>
      <w:proofErr w:type="gramEnd"/>
      <w:r>
        <w:t>br</w:t>
      </w:r>
      <w:proofErr w:type="spellEnd"/>
      <w:r>
        <w:t>&gt;</w:t>
      </w:r>
    </w:p>
    <w:p w14:paraId="33E859D1" w14:textId="77777777" w:rsidR="00EA247D" w:rsidRDefault="00EA247D" w:rsidP="00EA247D">
      <w:pPr>
        <w:pStyle w:val="Heading2"/>
      </w:pPr>
      <w:r>
        <w:t xml:space="preserve">    &lt;input type="radio" name="Question 10" id="correct10"&gt;Virat Kohli&lt;</w:t>
      </w:r>
      <w:proofErr w:type="spellStart"/>
      <w:r>
        <w:t>br</w:t>
      </w:r>
      <w:proofErr w:type="spellEnd"/>
      <w:r>
        <w:t>&gt;</w:t>
      </w:r>
    </w:p>
    <w:p w14:paraId="73CA7F30" w14:textId="77777777" w:rsidR="00EA247D" w:rsidRDefault="00EA247D" w:rsidP="00EA247D">
      <w:pPr>
        <w:pStyle w:val="Heading2"/>
      </w:pPr>
      <w:r>
        <w:t xml:space="preserve">    &lt;input type="radio" name="Question 10"&gt;Chris Gayle&lt;</w:t>
      </w:r>
      <w:proofErr w:type="spellStart"/>
      <w:r>
        <w:t>br</w:t>
      </w:r>
      <w:proofErr w:type="spellEnd"/>
      <w:r>
        <w:t>&gt;</w:t>
      </w:r>
    </w:p>
    <w:p w14:paraId="3A7E5397" w14:textId="77777777" w:rsidR="00EA247D" w:rsidRDefault="00EA247D" w:rsidP="00EA247D">
      <w:pPr>
        <w:pStyle w:val="Heading2"/>
      </w:pPr>
      <w:r>
        <w:t xml:space="preserve">    &lt;input type="radio" name="Question 10"&gt;</w:t>
      </w:r>
      <w:proofErr w:type="spellStart"/>
      <w:r>
        <w:t>Jp</w:t>
      </w:r>
      <w:proofErr w:type="spellEnd"/>
      <w:r>
        <w:t xml:space="preserve"> Duminy&lt;</w:t>
      </w:r>
      <w:proofErr w:type="spellStart"/>
      <w:r>
        <w:t>br</w:t>
      </w:r>
      <w:proofErr w:type="spellEnd"/>
      <w:r>
        <w:t>&gt;</w:t>
      </w:r>
    </w:p>
    <w:p w14:paraId="1B59AB23" w14:textId="77777777" w:rsidR="00EA247D" w:rsidRDefault="00EA247D" w:rsidP="00EA247D">
      <w:pPr>
        <w:pStyle w:val="Heading2"/>
      </w:pPr>
      <w:r>
        <w:t xml:space="preserve">    &lt;input type="radio" name="Question 10"&gt;Rohit Sharma&lt;</w:t>
      </w:r>
      <w:proofErr w:type="spellStart"/>
      <w:r>
        <w:t>br</w:t>
      </w:r>
      <w:proofErr w:type="spellEnd"/>
      <w:r>
        <w:t>&gt;</w:t>
      </w:r>
    </w:p>
    <w:p w14:paraId="5A072B0A" w14:textId="77777777" w:rsidR="00EA247D" w:rsidRDefault="00EA247D" w:rsidP="00EA247D">
      <w:pPr>
        <w:pStyle w:val="Heading2"/>
      </w:pPr>
    </w:p>
    <w:p w14:paraId="600B09DB" w14:textId="77777777" w:rsidR="00EA247D" w:rsidRDefault="00EA247D" w:rsidP="00EA247D">
      <w:pPr>
        <w:pStyle w:val="Heading2"/>
      </w:pPr>
      <w:r>
        <w:t xml:space="preserve">    &lt;input type="submit" name="submit" value="Submit Quiz" onclick="</w:t>
      </w:r>
      <w:proofErr w:type="gramStart"/>
      <w:r>
        <w:t>result(</w:t>
      </w:r>
      <w:proofErr w:type="gramEnd"/>
      <w:r>
        <w:t>)"&gt;</w:t>
      </w:r>
    </w:p>
    <w:p w14:paraId="2285EDA1" w14:textId="77777777" w:rsidR="00EA247D" w:rsidRDefault="00EA247D" w:rsidP="00EA247D">
      <w:pPr>
        <w:pStyle w:val="Heading2"/>
      </w:pPr>
    </w:p>
    <w:p w14:paraId="06F9EF84" w14:textId="77777777" w:rsidR="00EA247D" w:rsidRDefault="00EA247D" w:rsidP="00EA247D">
      <w:pPr>
        <w:pStyle w:val="Heading2"/>
      </w:pPr>
      <w:r>
        <w:t xml:space="preserve">    &lt;script type="text/</w:t>
      </w:r>
      <w:proofErr w:type="spellStart"/>
      <w:r>
        <w:t>javascript</w:t>
      </w:r>
      <w:proofErr w:type="spellEnd"/>
      <w:r>
        <w:t>"&gt;</w:t>
      </w:r>
    </w:p>
    <w:p w14:paraId="3D664D01" w14:textId="77777777" w:rsidR="00EA247D" w:rsidRDefault="00EA247D" w:rsidP="00EA247D">
      <w:pPr>
        <w:pStyle w:val="Heading2"/>
      </w:pPr>
      <w:r>
        <w:t xml:space="preserve">        let </w:t>
      </w:r>
      <w:proofErr w:type="spellStart"/>
      <w:r>
        <w:t>selectedRadioOptions</w:t>
      </w:r>
      <w:proofErr w:type="spellEnd"/>
      <w:r>
        <w:t>=</w:t>
      </w:r>
      <w:proofErr w:type="spellStart"/>
      <w:proofErr w:type="gramStart"/>
      <w:r>
        <w:t>getRadioValue</w:t>
      </w:r>
      <w:proofErr w:type="spellEnd"/>
      <w:r>
        <w:t>(</w:t>
      </w:r>
      <w:proofErr w:type="gramEnd"/>
      <w:r>
        <w:t>Crick-</w:t>
      </w:r>
      <w:proofErr w:type="spellStart"/>
      <w:r>
        <w:t>Hits.responses</w:t>
      </w:r>
      <w:proofErr w:type="spellEnd"/>
      <w:r>
        <w:t>);</w:t>
      </w:r>
    </w:p>
    <w:p w14:paraId="18A50618" w14:textId="77777777" w:rsidR="00EA247D" w:rsidRDefault="00EA247D" w:rsidP="00EA247D">
      <w:pPr>
        <w:pStyle w:val="Heading2"/>
      </w:pPr>
      <w:r>
        <w:t xml:space="preserve">        alert(</w:t>
      </w:r>
      <w:proofErr w:type="spellStart"/>
      <w:r>
        <w:t>selectedRadioOptions</w:t>
      </w:r>
      <w:proofErr w:type="spellEnd"/>
      <w:proofErr w:type="gramStart"/>
      <w:r>
        <w:t>);</w:t>
      </w:r>
      <w:proofErr w:type="gramEnd"/>
    </w:p>
    <w:p w14:paraId="0DE77B52" w14:textId="77777777" w:rsidR="00EA247D" w:rsidRDefault="00EA247D" w:rsidP="00EA247D">
      <w:pPr>
        <w:pStyle w:val="Heading2"/>
      </w:pPr>
      <w:r>
        <w:t xml:space="preserve">        function </w:t>
      </w:r>
      <w:proofErr w:type="spellStart"/>
      <w:proofErr w:type="gramStart"/>
      <w:r>
        <w:t>getRadioValue</w:t>
      </w:r>
      <w:proofErr w:type="spellEnd"/>
      <w:r>
        <w:t>(</w:t>
      </w:r>
      <w:proofErr w:type="gramEnd"/>
      <w:r>
        <w:t>){</w:t>
      </w:r>
    </w:p>
    <w:p w14:paraId="0472BFE6" w14:textId="77777777" w:rsidR="00EA247D" w:rsidRDefault="00EA247D" w:rsidP="00EA247D">
      <w:pPr>
        <w:pStyle w:val="Heading2"/>
      </w:pPr>
      <w:r>
        <w:t xml:space="preserve">            const values = [</w:t>
      </w:r>
      <w:proofErr w:type="gramStart"/>
      <w:r>
        <w:t>];</w:t>
      </w:r>
      <w:proofErr w:type="gramEnd"/>
    </w:p>
    <w:p w14:paraId="41389C7E" w14:textId="77777777" w:rsidR="00EA247D" w:rsidRDefault="00EA247D" w:rsidP="00EA247D">
      <w:pPr>
        <w:pStyle w:val="Heading2"/>
      </w:pPr>
      <w:r>
        <w:t xml:space="preserve">    for </w:t>
      </w:r>
      <w:proofErr w:type="gramStart"/>
      <w:r>
        <w:t>( let</w:t>
      </w:r>
      <w:proofErr w:type="gramEnd"/>
      <w:r>
        <w:t xml:space="preserve"> </w:t>
      </w:r>
      <w:proofErr w:type="spellStart"/>
      <w:r>
        <w:t>i</w:t>
      </w:r>
      <w:proofErr w:type="spellEnd"/>
      <w:r>
        <w:t xml:space="preserve"> = 0; </w:t>
      </w:r>
      <w:proofErr w:type="spellStart"/>
      <w:r>
        <w:t>i</w:t>
      </w:r>
      <w:proofErr w:type="spellEnd"/>
      <w:r>
        <w:t xml:space="preserve">&lt; </w:t>
      </w:r>
      <w:proofErr w:type="spellStart"/>
      <w:r>
        <w:t>radioArray.length</w:t>
      </w:r>
      <w:proofErr w:type="spellEnd"/>
      <w:r>
        <w:t xml:space="preserve">; </w:t>
      </w:r>
      <w:proofErr w:type="spellStart"/>
      <w:r>
        <w:t>i</w:t>
      </w:r>
      <w:proofErr w:type="spellEnd"/>
      <w:r>
        <w:t>++) {</w:t>
      </w:r>
    </w:p>
    <w:p w14:paraId="33D8619F" w14:textId="77777777" w:rsidR="00EA247D" w:rsidRDefault="00EA247D" w:rsidP="00EA247D">
      <w:pPr>
        <w:pStyle w:val="Heading2"/>
      </w:pPr>
      <w:r>
        <w:t xml:space="preserve">        if </w:t>
      </w:r>
      <w:proofErr w:type="gramStart"/>
      <w:r>
        <w:t xml:space="preserve">( </w:t>
      </w:r>
      <w:proofErr w:type="spellStart"/>
      <w:r>
        <w:t>radioArray</w:t>
      </w:r>
      <w:proofErr w:type="spellEnd"/>
      <w:proofErr w:type="gramEnd"/>
      <w:r>
        <w:t>[</w:t>
      </w:r>
      <w:proofErr w:type="spellStart"/>
      <w:r>
        <w:t>i</w:t>
      </w:r>
      <w:proofErr w:type="spellEnd"/>
      <w:r>
        <w:t>].checked){</w:t>
      </w:r>
    </w:p>
    <w:p w14:paraId="0F25CE0E" w14:textId="77777777" w:rsidR="00EA247D" w:rsidRDefault="00EA247D" w:rsidP="00EA247D">
      <w:pPr>
        <w:pStyle w:val="Heading2"/>
      </w:pPr>
      <w:r>
        <w:t xml:space="preserve">            return </w:t>
      </w:r>
      <w:proofErr w:type="spellStart"/>
      <w:r>
        <w:t>radioArray</w:t>
      </w:r>
      <w:proofErr w:type="spellEnd"/>
      <w:r>
        <w:t>[</w:t>
      </w:r>
      <w:proofErr w:type="spellStart"/>
      <w:r>
        <w:t>i</w:t>
      </w:r>
      <w:proofErr w:type="spellEnd"/>
      <w:r>
        <w:t>].</w:t>
      </w:r>
      <w:proofErr w:type="gramStart"/>
      <w:r>
        <w:t>value;</w:t>
      </w:r>
      <w:proofErr w:type="gramEnd"/>
    </w:p>
    <w:p w14:paraId="385EB8E4" w14:textId="77777777" w:rsidR="00EA247D" w:rsidRDefault="00EA247D" w:rsidP="00EA247D">
      <w:pPr>
        <w:pStyle w:val="Heading2"/>
      </w:pPr>
      <w:r>
        <w:t xml:space="preserve">        }</w:t>
      </w:r>
    </w:p>
    <w:p w14:paraId="24E7D972" w14:textId="77777777" w:rsidR="00EA247D" w:rsidRDefault="00EA247D" w:rsidP="00EA247D">
      <w:pPr>
        <w:pStyle w:val="Heading2"/>
      </w:pPr>
      <w:r>
        <w:t xml:space="preserve">    }</w:t>
      </w:r>
    </w:p>
    <w:p w14:paraId="6D8DC35A" w14:textId="77777777" w:rsidR="00EA247D" w:rsidRDefault="00EA247D" w:rsidP="00EA247D">
      <w:pPr>
        <w:pStyle w:val="Heading2"/>
      </w:pPr>
      <w:r>
        <w:t xml:space="preserve">    return "</w:t>
      </w:r>
      <w:proofErr w:type="gramStart"/>
      <w:r>
        <w:t>";</w:t>
      </w:r>
      <w:proofErr w:type="gramEnd"/>
    </w:p>
    <w:p w14:paraId="728C44D6" w14:textId="77777777" w:rsidR="00EA247D" w:rsidRDefault="00EA247D" w:rsidP="00EA247D">
      <w:pPr>
        <w:pStyle w:val="Heading2"/>
      </w:pPr>
      <w:r>
        <w:lastRenderedPageBreak/>
        <w:t>}</w:t>
      </w:r>
    </w:p>
    <w:p w14:paraId="0A39AA60" w14:textId="77777777" w:rsidR="00EA247D" w:rsidRDefault="00EA247D" w:rsidP="00EA247D">
      <w:pPr>
        <w:pStyle w:val="Heading2"/>
      </w:pPr>
      <w:r>
        <w:t xml:space="preserve">        function </w:t>
      </w:r>
      <w:proofErr w:type="gramStart"/>
      <w:r>
        <w:t>result(</w:t>
      </w:r>
      <w:proofErr w:type="gramEnd"/>
      <w:r>
        <w:t>){</w:t>
      </w:r>
    </w:p>
    <w:p w14:paraId="6149D640" w14:textId="77777777" w:rsidR="00EA247D" w:rsidRDefault="00EA247D" w:rsidP="00EA247D">
      <w:pPr>
        <w:pStyle w:val="Heading2"/>
      </w:pPr>
      <w:r>
        <w:t xml:space="preserve">    </w:t>
      </w:r>
    </w:p>
    <w:p w14:paraId="68AD49FC" w14:textId="77777777" w:rsidR="00EA247D" w:rsidRDefault="00EA247D" w:rsidP="00EA247D">
      <w:pPr>
        <w:pStyle w:val="Heading2"/>
      </w:pPr>
      <w:r>
        <w:t xml:space="preserve">            var score=</w:t>
      </w:r>
      <w:proofErr w:type="gramStart"/>
      <w:r>
        <w:t>0;</w:t>
      </w:r>
      <w:proofErr w:type="gramEnd"/>
    </w:p>
    <w:p w14:paraId="5AFC4899" w14:textId="77777777" w:rsidR="00EA247D" w:rsidRDefault="00EA247D" w:rsidP="00EA247D">
      <w:pPr>
        <w:pStyle w:val="Heading2"/>
      </w:pPr>
      <w:r>
        <w:t xml:space="preserve">            if (</w:t>
      </w:r>
      <w:proofErr w:type="spellStart"/>
      <w:proofErr w:type="gramStart"/>
      <w:r>
        <w:t>document.getElementById</w:t>
      </w:r>
      <w:proofErr w:type="spellEnd"/>
      <w:proofErr w:type="gramEnd"/>
      <w:r>
        <w:t>('correct1').checked)</w:t>
      </w:r>
    </w:p>
    <w:p w14:paraId="1B79FFAF" w14:textId="77777777" w:rsidR="00EA247D" w:rsidRDefault="00EA247D" w:rsidP="00EA247D">
      <w:pPr>
        <w:pStyle w:val="Heading2"/>
      </w:pPr>
      <w:r>
        <w:t xml:space="preserve">            {</w:t>
      </w:r>
    </w:p>
    <w:p w14:paraId="325297D8" w14:textId="77777777" w:rsidR="00EA247D" w:rsidRDefault="00EA247D" w:rsidP="00EA247D">
      <w:pPr>
        <w:pStyle w:val="Heading2"/>
      </w:pPr>
      <w:r>
        <w:t xml:space="preserve">               score+</w:t>
      </w:r>
      <w:proofErr w:type="gramStart"/>
      <w:r>
        <w:t>+;</w:t>
      </w:r>
      <w:proofErr w:type="gramEnd"/>
      <w:r>
        <w:t xml:space="preserve">  </w:t>
      </w:r>
    </w:p>
    <w:p w14:paraId="259806F2" w14:textId="77777777" w:rsidR="00EA247D" w:rsidRDefault="00EA247D" w:rsidP="00EA247D">
      <w:pPr>
        <w:pStyle w:val="Heading2"/>
      </w:pPr>
      <w:r>
        <w:t xml:space="preserve">            }</w:t>
      </w:r>
    </w:p>
    <w:p w14:paraId="544F44B5" w14:textId="77777777" w:rsidR="00EA247D" w:rsidRDefault="00EA247D" w:rsidP="00EA247D">
      <w:pPr>
        <w:pStyle w:val="Heading2"/>
      </w:pPr>
      <w:r>
        <w:t xml:space="preserve">            if (</w:t>
      </w:r>
      <w:proofErr w:type="spellStart"/>
      <w:proofErr w:type="gramStart"/>
      <w:r>
        <w:t>document.getElementById</w:t>
      </w:r>
      <w:proofErr w:type="spellEnd"/>
      <w:proofErr w:type="gramEnd"/>
      <w:r>
        <w:t>('correct2').checked)</w:t>
      </w:r>
    </w:p>
    <w:p w14:paraId="000BC8F2" w14:textId="77777777" w:rsidR="00EA247D" w:rsidRDefault="00EA247D" w:rsidP="00EA247D">
      <w:pPr>
        <w:pStyle w:val="Heading2"/>
      </w:pPr>
      <w:r>
        <w:t xml:space="preserve">            {</w:t>
      </w:r>
    </w:p>
    <w:p w14:paraId="5F28A2AF" w14:textId="77777777" w:rsidR="00EA247D" w:rsidRDefault="00EA247D" w:rsidP="00EA247D">
      <w:pPr>
        <w:pStyle w:val="Heading2"/>
      </w:pPr>
      <w:r>
        <w:t xml:space="preserve">                score+</w:t>
      </w:r>
      <w:proofErr w:type="gramStart"/>
      <w:r>
        <w:t>+;</w:t>
      </w:r>
      <w:proofErr w:type="gramEnd"/>
    </w:p>
    <w:p w14:paraId="34F60B50" w14:textId="77777777" w:rsidR="00EA247D" w:rsidRDefault="00EA247D" w:rsidP="00EA247D">
      <w:pPr>
        <w:pStyle w:val="Heading2"/>
      </w:pPr>
      <w:r>
        <w:t xml:space="preserve">            }</w:t>
      </w:r>
    </w:p>
    <w:p w14:paraId="5E1CC737" w14:textId="77777777" w:rsidR="00EA247D" w:rsidRDefault="00EA247D" w:rsidP="00EA247D">
      <w:pPr>
        <w:pStyle w:val="Heading2"/>
      </w:pPr>
      <w:r>
        <w:t xml:space="preserve">            if (</w:t>
      </w:r>
      <w:proofErr w:type="spellStart"/>
      <w:proofErr w:type="gramStart"/>
      <w:r>
        <w:t>document.getElementById</w:t>
      </w:r>
      <w:proofErr w:type="spellEnd"/>
      <w:proofErr w:type="gramEnd"/>
      <w:r>
        <w:t>('correct3').checked)</w:t>
      </w:r>
    </w:p>
    <w:p w14:paraId="111369F1" w14:textId="77777777" w:rsidR="00EA247D" w:rsidRDefault="00EA247D" w:rsidP="00EA247D">
      <w:pPr>
        <w:pStyle w:val="Heading2"/>
      </w:pPr>
      <w:r>
        <w:t xml:space="preserve">            {</w:t>
      </w:r>
    </w:p>
    <w:p w14:paraId="30D3F7AD" w14:textId="77777777" w:rsidR="00EA247D" w:rsidRDefault="00EA247D" w:rsidP="00EA247D">
      <w:pPr>
        <w:pStyle w:val="Heading2"/>
      </w:pPr>
      <w:r>
        <w:t xml:space="preserve">                score+</w:t>
      </w:r>
      <w:proofErr w:type="gramStart"/>
      <w:r>
        <w:t>+;</w:t>
      </w:r>
      <w:proofErr w:type="gramEnd"/>
    </w:p>
    <w:p w14:paraId="4ED1795E" w14:textId="77777777" w:rsidR="00EA247D" w:rsidRDefault="00EA247D" w:rsidP="00EA247D">
      <w:pPr>
        <w:pStyle w:val="Heading2"/>
      </w:pPr>
      <w:r>
        <w:t xml:space="preserve">            }</w:t>
      </w:r>
    </w:p>
    <w:p w14:paraId="5529FCF7" w14:textId="77777777" w:rsidR="00EA247D" w:rsidRDefault="00EA247D" w:rsidP="00EA247D">
      <w:pPr>
        <w:pStyle w:val="Heading2"/>
      </w:pPr>
      <w:r>
        <w:t xml:space="preserve">            if (</w:t>
      </w:r>
      <w:proofErr w:type="spellStart"/>
      <w:proofErr w:type="gramStart"/>
      <w:r>
        <w:t>document.getElementById</w:t>
      </w:r>
      <w:proofErr w:type="spellEnd"/>
      <w:proofErr w:type="gramEnd"/>
      <w:r>
        <w:t>('correct4').checked)</w:t>
      </w:r>
    </w:p>
    <w:p w14:paraId="46DA6633" w14:textId="77777777" w:rsidR="00EA247D" w:rsidRDefault="00EA247D" w:rsidP="00EA247D">
      <w:pPr>
        <w:pStyle w:val="Heading2"/>
      </w:pPr>
      <w:r>
        <w:t xml:space="preserve">            {</w:t>
      </w:r>
    </w:p>
    <w:p w14:paraId="438F7D88" w14:textId="77777777" w:rsidR="00EA247D" w:rsidRDefault="00EA247D" w:rsidP="00EA247D">
      <w:pPr>
        <w:pStyle w:val="Heading2"/>
      </w:pPr>
      <w:r>
        <w:t xml:space="preserve">                score+</w:t>
      </w:r>
      <w:proofErr w:type="gramStart"/>
      <w:r>
        <w:t>+;</w:t>
      </w:r>
      <w:proofErr w:type="gramEnd"/>
    </w:p>
    <w:p w14:paraId="72CF9D6D" w14:textId="77777777" w:rsidR="00EA247D" w:rsidRDefault="00EA247D" w:rsidP="00EA247D">
      <w:pPr>
        <w:pStyle w:val="Heading2"/>
      </w:pPr>
      <w:r>
        <w:t xml:space="preserve">            }</w:t>
      </w:r>
    </w:p>
    <w:p w14:paraId="21D74254" w14:textId="77777777" w:rsidR="00EA247D" w:rsidRDefault="00EA247D" w:rsidP="00EA247D">
      <w:pPr>
        <w:pStyle w:val="Heading2"/>
      </w:pPr>
      <w:r>
        <w:t xml:space="preserve">            if (</w:t>
      </w:r>
      <w:proofErr w:type="spellStart"/>
      <w:proofErr w:type="gramStart"/>
      <w:r>
        <w:t>document.getElementById</w:t>
      </w:r>
      <w:proofErr w:type="spellEnd"/>
      <w:proofErr w:type="gramEnd"/>
      <w:r>
        <w:t>('correct5').checked)</w:t>
      </w:r>
    </w:p>
    <w:p w14:paraId="5A18615D" w14:textId="77777777" w:rsidR="00EA247D" w:rsidRDefault="00EA247D" w:rsidP="00EA247D">
      <w:pPr>
        <w:pStyle w:val="Heading2"/>
      </w:pPr>
      <w:r>
        <w:t xml:space="preserve">            {</w:t>
      </w:r>
    </w:p>
    <w:p w14:paraId="745C063F" w14:textId="77777777" w:rsidR="00EA247D" w:rsidRDefault="00EA247D" w:rsidP="00EA247D">
      <w:pPr>
        <w:pStyle w:val="Heading2"/>
      </w:pPr>
      <w:r>
        <w:t xml:space="preserve">                score+</w:t>
      </w:r>
      <w:proofErr w:type="gramStart"/>
      <w:r>
        <w:t>+;</w:t>
      </w:r>
      <w:proofErr w:type="gramEnd"/>
    </w:p>
    <w:p w14:paraId="09689A72" w14:textId="77777777" w:rsidR="00EA247D" w:rsidRDefault="00EA247D" w:rsidP="00EA247D">
      <w:pPr>
        <w:pStyle w:val="Heading2"/>
      </w:pPr>
      <w:r>
        <w:t xml:space="preserve">            }</w:t>
      </w:r>
    </w:p>
    <w:p w14:paraId="0CF9CF20" w14:textId="77777777" w:rsidR="00EA247D" w:rsidRDefault="00EA247D" w:rsidP="00EA247D">
      <w:pPr>
        <w:pStyle w:val="Heading2"/>
      </w:pPr>
      <w:r>
        <w:t xml:space="preserve">            if (</w:t>
      </w:r>
      <w:proofErr w:type="spellStart"/>
      <w:proofErr w:type="gramStart"/>
      <w:r>
        <w:t>document.getElementById</w:t>
      </w:r>
      <w:proofErr w:type="spellEnd"/>
      <w:proofErr w:type="gramEnd"/>
      <w:r>
        <w:t>('correct6').checked)</w:t>
      </w:r>
    </w:p>
    <w:p w14:paraId="668BAB94" w14:textId="77777777" w:rsidR="00EA247D" w:rsidRDefault="00EA247D" w:rsidP="00EA247D">
      <w:pPr>
        <w:pStyle w:val="Heading2"/>
      </w:pPr>
      <w:r>
        <w:t xml:space="preserve">            {</w:t>
      </w:r>
    </w:p>
    <w:p w14:paraId="17424C5F" w14:textId="77777777" w:rsidR="00EA247D" w:rsidRDefault="00EA247D" w:rsidP="00EA247D">
      <w:pPr>
        <w:pStyle w:val="Heading2"/>
      </w:pPr>
      <w:r>
        <w:t xml:space="preserve">                score+</w:t>
      </w:r>
      <w:proofErr w:type="gramStart"/>
      <w:r>
        <w:t>+;</w:t>
      </w:r>
      <w:proofErr w:type="gramEnd"/>
    </w:p>
    <w:p w14:paraId="657898CC" w14:textId="77777777" w:rsidR="00EA247D" w:rsidRDefault="00EA247D" w:rsidP="00EA247D">
      <w:pPr>
        <w:pStyle w:val="Heading2"/>
      </w:pPr>
      <w:r>
        <w:lastRenderedPageBreak/>
        <w:t xml:space="preserve">            }</w:t>
      </w:r>
    </w:p>
    <w:p w14:paraId="5E8AC477" w14:textId="77777777" w:rsidR="00EA247D" w:rsidRDefault="00EA247D" w:rsidP="00EA247D">
      <w:pPr>
        <w:pStyle w:val="Heading2"/>
      </w:pPr>
      <w:r>
        <w:t xml:space="preserve">            if (</w:t>
      </w:r>
      <w:proofErr w:type="spellStart"/>
      <w:proofErr w:type="gramStart"/>
      <w:r>
        <w:t>document.getElementById</w:t>
      </w:r>
      <w:proofErr w:type="spellEnd"/>
      <w:proofErr w:type="gramEnd"/>
      <w:r>
        <w:t>('correct7').checked)</w:t>
      </w:r>
    </w:p>
    <w:p w14:paraId="0C9FFAD3" w14:textId="77777777" w:rsidR="00EA247D" w:rsidRDefault="00EA247D" w:rsidP="00EA247D">
      <w:pPr>
        <w:pStyle w:val="Heading2"/>
      </w:pPr>
      <w:r>
        <w:t xml:space="preserve">            {</w:t>
      </w:r>
    </w:p>
    <w:p w14:paraId="70663236" w14:textId="77777777" w:rsidR="00EA247D" w:rsidRDefault="00EA247D" w:rsidP="00EA247D">
      <w:pPr>
        <w:pStyle w:val="Heading2"/>
      </w:pPr>
      <w:r>
        <w:t xml:space="preserve">                score+</w:t>
      </w:r>
      <w:proofErr w:type="gramStart"/>
      <w:r>
        <w:t>+;</w:t>
      </w:r>
      <w:proofErr w:type="gramEnd"/>
    </w:p>
    <w:p w14:paraId="1BA13F59" w14:textId="77777777" w:rsidR="00EA247D" w:rsidRDefault="00EA247D" w:rsidP="00EA247D">
      <w:pPr>
        <w:pStyle w:val="Heading2"/>
      </w:pPr>
      <w:r>
        <w:t xml:space="preserve">            }</w:t>
      </w:r>
    </w:p>
    <w:p w14:paraId="14080B62" w14:textId="77777777" w:rsidR="00EA247D" w:rsidRDefault="00EA247D" w:rsidP="00EA247D">
      <w:pPr>
        <w:pStyle w:val="Heading2"/>
      </w:pPr>
      <w:r>
        <w:t xml:space="preserve">            if (</w:t>
      </w:r>
      <w:proofErr w:type="spellStart"/>
      <w:proofErr w:type="gramStart"/>
      <w:r>
        <w:t>document.getElementById</w:t>
      </w:r>
      <w:proofErr w:type="spellEnd"/>
      <w:proofErr w:type="gramEnd"/>
      <w:r>
        <w:t>('correct8').checked)</w:t>
      </w:r>
    </w:p>
    <w:p w14:paraId="13A95E1C" w14:textId="77777777" w:rsidR="00EA247D" w:rsidRDefault="00EA247D" w:rsidP="00EA247D">
      <w:pPr>
        <w:pStyle w:val="Heading2"/>
      </w:pPr>
      <w:r>
        <w:t xml:space="preserve">            {</w:t>
      </w:r>
    </w:p>
    <w:p w14:paraId="638C11CA" w14:textId="77777777" w:rsidR="00EA247D" w:rsidRDefault="00EA247D" w:rsidP="00EA247D">
      <w:pPr>
        <w:pStyle w:val="Heading2"/>
      </w:pPr>
      <w:r>
        <w:t xml:space="preserve">                score+</w:t>
      </w:r>
      <w:proofErr w:type="gramStart"/>
      <w:r>
        <w:t>+;</w:t>
      </w:r>
      <w:proofErr w:type="gramEnd"/>
    </w:p>
    <w:p w14:paraId="0F936660" w14:textId="77777777" w:rsidR="00EA247D" w:rsidRDefault="00EA247D" w:rsidP="00EA247D">
      <w:pPr>
        <w:pStyle w:val="Heading2"/>
      </w:pPr>
      <w:r>
        <w:t xml:space="preserve">            }</w:t>
      </w:r>
    </w:p>
    <w:p w14:paraId="24CB2B3F" w14:textId="77777777" w:rsidR="00EA247D" w:rsidRDefault="00EA247D" w:rsidP="00EA247D">
      <w:pPr>
        <w:pStyle w:val="Heading2"/>
      </w:pPr>
      <w:r>
        <w:t xml:space="preserve">            if (</w:t>
      </w:r>
      <w:proofErr w:type="spellStart"/>
      <w:proofErr w:type="gramStart"/>
      <w:r>
        <w:t>document.getElementById</w:t>
      </w:r>
      <w:proofErr w:type="spellEnd"/>
      <w:proofErr w:type="gramEnd"/>
      <w:r>
        <w:t>('correct9').checked)</w:t>
      </w:r>
    </w:p>
    <w:p w14:paraId="2146D679" w14:textId="77777777" w:rsidR="00EA247D" w:rsidRDefault="00EA247D" w:rsidP="00EA247D">
      <w:pPr>
        <w:pStyle w:val="Heading2"/>
      </w:pPr>
      <w:r>
        <w:t xml:space="preserve">            {</w:t>
      </w:r>
    </w:p>
    <w:p w14:paraId="359E977B" w14:textId="77777777" w:rsidR="00EA247D" w:rsidRDefault="00EA247D" w:rsidP="00EA247D">
      <w:pPr>
        <w:pStyle w:val="Heading2"/>
      </w:pPr>
      <w:r>
        <w:t xml:space="preserve">                score+</w:t>
      </w:r>
      <w:proofErr w:type="gramStart"/>
      <w:r>
        <w:t>+;</w:t>
      </w:r>
      <w:proofErr w:type="gramEnd"/>
    </w:p>
    <w:p w14:paraId="20261404" w14:textId="77777777" w:rsidR="00EA247D" w:rsidRDefault="00EA247D" w:rsidP="00EA247D">
      <w:pPr>
        <w:pStyle w:val="Heading2"/>
      </w:pPr>
      <w:r>
        <w:t xml:space="preserve">            }</w:t>
      </w:r>
    </w:p>
    <w:p w14:paraId="6FDA981F" w14:textId="77777777" w:rsidR="00EA247D" w:rsidRDefault="00EA247D" w:rsidP="00EA247D">
      <w:pPr>
        <w:pStyle w:val="Heading2"/>
      </w:pPr>
      <w:r>
        <w:t xml:space="preserve">            if (</w:t>
      </w:r>
      <w:proofErr w:type="spellStart"/>
      <w:proofErr w:type="gramStart"/>
      <w:r>
        <w:t>document.getElementById</w:t>
      </w:r>
      <w:proofErr w:type="spellEnd"/>
      <w:proofErr w:type="gramEnd"/>
      <w:r>
        <w:t>('correct10').checked)</w:t>
      </w:r>
    </w:p>
    <w:p w14:paraId="300ABFB8" w14:textId="77777777" w:rsidR="00EA247D" w:rsidRDefault="00EA247D" w:rsidP="00EA247D">
      <w:pPr>
        <w:pStyle w:val="Heading2"/>
      </w:pPr>
      <w:r>
        <w:t xml:space="preserve">            {</w:t>
      </w:r>
    </w:p>
    <w:p w14:paraId="2769C365" w14:textId="77777777" w:rsidR="00EA247D" w:rsidRDefault="00EA247D" w:rsidP="00EA247D">
      <w:pPr>
        <w:pStyle w:val="Heading2"/>
      </w:pPr>
      <w:r>
        <w:t xml:space="preserve">                score+</w:t>
      </w:r>
      <w:proofErr w:type="gramStart"/>
      <w:r>
        <w:t>+;</w:t>
      </w:r>
      <w:proofErr w:type="gramEnd"/>
    </w:p>
    <w:p w14:paraId="1F79D375" w14:textId="77777777" w:rsidR="00EA247D" w:rsidRDefault="00EA247D" w:rsidP="00EA247D">
      <w:pPr>
        <w:pStyle w:val="Heading2"/>
      </w:pPr>
      <w:r>
        <w:t xml:space="preserve">            }</w:t>
      </w:r>
    </w:p>
    <w:p w14:paraId="1FB1FA36" w14:textId="77777777" w:rsidR="00EA247D" w:rsidRDefault="00EA247D" w:rsidP="00EA247D">
      <w:pPr>
        <w:pStyle w:val="Heading2"/>
      </w:pPr>
      <w:r>
        <w:t xml:space="preserve">            </w:t>
      </w:r>
    </w:p>
    <w:p w14:paraId="09D8A0C5" w14:textId="77777777" w:rsidR="00EA247D" w:rsidRDefault="00EA247D" w:rsidP="00EA247D">
      <w:pPr>
        <w:pStyle w:val="Heading2"/>
      </w:pPr>
      <w:r>
        <w:t xml:space="preserve">            </w:t>
      </w:r>
      <w:proofErr w:type="spellStart"/>
      <w:proofErr w:type="gramStart"/>
      <w:r>
        <w:t>document.write</w:t>
      </w:r>
      <w:proofErr w:type="spellEnd"/>
      <w:proofErr w:type="gramEnd"/>
      <w:r>
        <w:t>("Your score is:"+score);</w:t>
      </w:r>
    </w:p>
    <w:p w14:paraId="569C4D0D" w14:textId="77777777" w:rsidR="00EA247D" w:rsidRDefault="00EA247D" w:rsidP="00EA247D">
      <w:pPr>
        <w:pStyle w:val="Heading2"/>
      </w:pPr>
      <w:r>
        <w:t xml:space="preserve">        }</w:t>
      </w:r>
    </w:p>
    <w:p w14:paraId="4544E15C" w14:textId="77777777" w:rsidR="00EA247D" w:rsidRDefault="00EA247D" w:rsidP="00EA247D">
      <w:pPr>
        <w:pStyle w:val="Heading2"/>
      </w:pPr>
      <w:r>
        <w:t xml:space="preserve">        if (score &gt;=</w:t>
      </w:r>
      <w:proofErr w:type="gramStart"/>
      <w:r>
        <w:t>6){</w:t>
      </w:r>
      <w:proofErr w:type="gramEnd"/>
    </w:p>
    <w:p w14:paraId="7E866700" w14:textId="77777777" w:rsidR="00EA247D" w:rsidRDefault="00EA247D" w:rsidP="00EA247D">
      <w:pPr>
        <w:pStyle w:val="Heading2"/>
      </w:pPr>
      <w:r>
        <w:t xml:space="preserve">        {</w:t>
      </w:r>
    </w:p>
    <w:p w14:paraId="052A7060" w14:textId="77777777" w:rsidR="00EA247D" w:rsidRDefault="00EA247D" w:rsidP="00EA247D">
      <w:pPr>
        <w:pStyle w:val="Heading2"/>
      </w:pPr>
      <w:r>
        <w:t xml:space="preserve">            </w:t>
      </w:r>
      <w:proofErr w:type="gramStart"/>
      <w:r>
        <w:t>great;</w:t>
      </w:r>
      <w:proofErr w:type="gramEnd"/>
    </w:p>
    <w:p w14:paraId="4825D2A4" w14:textId="77777777" w:rsidR="00EA247D" w:rsidRDefault="00EA247D" w:rsidP="00EA247D">
      <w:pPr>
        <w:pStyle w:val="Heading2"/>
      </w:pPr>
      <w:r>
        <w:t xml:space="preserve">        }</w:t>
      </w:r>
    </w:p>
    <w:p w14:paraId="6E0EA728" w14:textId="77777777" w:rsidR="00EA247D" w:rsidRDefault="00EA247D" w:rsidP="00EA247D">
      <w:pPr>
        <w:pStyle w:val="Heading2"/>
      </w:pPr>
      <w:r>
        <w:t xml:space="preserve">        </w:t>
      </w:r>
    </w:p>
    <w:p w14:paraId="432F919B" w14:textId="77777777" w:rsidR="00EA247D" w:rsidRDefault="00EA247D" w:rsidP="00EA247D">
      <w:pPr>
        <w:pStyle w:val="Heading2"/>
      </w:pPr>
      <w:r>
        <w:t xml:space="preserve">        </w:t>
      </w:r>
      <w:proofErr w:type="spellStart"/>
      <w:proofErr w:type="gramStart"/>
      <w:r>
        <w:t>document.write</w:t>
      </w:r>
      <w:proofErr w:type="spellEnd"/>
      <w:proofErr w:type="gramEnd"/>
      <w:r>
        <w:t>(":"+great);</w:t>
      </w:r>
    </w:p>
    <w:p w14:paraId="12F1CCB1" w14:textId="77777777" w:rsidR="00EA247D" w:rsidRDefault="00EA247D" w:rsidP="00EA247D">
      <w:pPr>
        <w:pStyle w:val="Heading2"/>
      </w:pPr>
    </w:p>
    <w:p w14:paraId="61464C8F" w14:textId="77777777" w:rsidR="00EA247D" w:rsidRDefault="00EA247D" w:rsidP="00EA247D">
      <w:pPr>
        <w:pStyle w:val="Heading2"/>
      </w:pPr>
      <w:r>
        <w:lastRenderedPageBreak/>
        <w:t xml:space="preserve">            </w:t>
      </w:r>
    </w:p>
    <w:p w14:paraId="60F3F4DF" w14:textId="77777777" w:rsidR="00EA247D" w:rsidRDefault="00EA247D" w:rsidP="00EA247D">
      <w:pPr>
        <w:pStyle w:val="Heading2"/>
      </w:pPr>
      <w:r>
        <w:t xml:space="preserve">    }</w:t>
      </w:r>
    </w:p>
    <w:p w14:paraId="0A05F092" w14:textId="77777777" w:rsidR="00EA247D" w:rsidRDefault="00EA247D" w:rsidP="00EA247D">
      <w:pPr>
        <w:pStyle w:val="Heading2"/>
      </w:pPr>
      <w:r>
        <w:t xml:space="preserve">  </w:t>
      </w:r>
    </w:p>
    <w:p w14:paraId="20EAD78C" w14:textId="77777777" w:rsidR="00EA247D" w:rsidRDefault="00EA247D" w:rsidP="00EA247D">
      <w:pPr>
        <w:pStyle w:val="Heading2"/>
      </w:pPr>
    </w:p>
    <w:p w14:paraId="6C5BECC6" w14:textId="77777777" w:rsidR="00EA247D" w:rsidRDefault="00EA247D" w:rsidP="00EA247D">
      <w:pPr>
        <w:pStyle w:val="Heading2"/>
      </w:pPr>
    </w:p>
    <w:p w14:paraId="1D975CBF" w14:textId="77777777" w:rsidR="00EA247D" w:rsidRDefault="00EA247D" w:rsidP="00EA247D">
      <w:pPr>
        <w:pStyle w:val="Heading2"/>
      </w:pPr>
      <w:r>
        <w:t>&lt;/script&gt;</w:t>
      </w:r>
    </w:p>
    <w:p w14:paraId="52CDC5C1" w14:textId="77777777" w:rsidR="00EA247D" w:rsidRDefault="00EA247D" w:rsidP="00EA247D">
      <w:pPr>
        <w:pStyle w:val="Heading2"/>
      </w:pPr>
      <w:r>
        <w:t xml:space="preserve">&lt;script </w:t>
      </w:r>
      <w:proofErr w:type="spellStart"/>
      <w:r>
        <w:t>src</w:t>
      </w:r>
      <w:proofErr w:type="spellEnd"/>
      <w:r>
        <w:t>="Quiz.js"&gt;&lt;/script&gt;</w:t>
      </w:r>
    </w:p>
    <w:p w14:paraId="3B286A0F" w14:textId="77777777" w:rsidR="00EA247D" w:rsidRDefault="00EA247D" w:rsidP="00EA247D">
      <w:pPr>
        <w:pStyle w:val="Heading2"/>
      </w:pPr>
      <w:r>
        <w:t>&lt;h4&gt;Dinil Jayatunge-20210831-w1868302&lt;/h4&gt;</w:t>
      </w:r>
    </w:p>
    <w:p w14:paraId="18799F56" w14:textId="77777777" w:rsidR="00EA247D" w:rsidRDefault="00EA247D" w:rsidP="00EA247D">
      <w:pPr>
        <w:pStyle w:val="Heading2"/>
      </w:pPr>
      <w:r>
        <w:t>&lt;a name="top"&gt;&lt;/a&gt;</w:t>
      </w:r>
    </w:p>
    <w:p w14:paraId="0CE27093" w14:textId="77777777" w:rsidR="00EA247D" w:rsidRDefault="00EA247D" w:rsidP="00EA247D">
      <w:pPr>
        <w:pStyle w:val="Heading2"/>
      </w:pPr>
      <w:r>
        <w:t xml:space="preserve">    &lt;a </w:t>
      </w:r>
      <w:proofErr w:type="spellStart"/>
      <w:r>
        <w:t>href</w:t>
      </w:r>
      <w:proofErr w:type="spellEnd"/>
      <w:r>
        <w:t>="#top"&gt;Back to top of page&lt;/a&gt;</w:t>
      </w:r>
    </w:p>
    <w:p w14:paraId="66057212" w14:textId="77777777" w:rsidR="00EA247D" w:rsidRDefault="00EA247D" w:rsidP="00EA247D">
      <w:pPr>
        <w:pStyle w:val="Heading2"/>
      </w:pPr>
      <w:r>
        <w:t>&lt;/body&gt;</w:t>
      </w:r>
    </w:p>
    <w:p w14:paraId="5BB93B29" w14:textId="77777777" w:rsidR="00EA247D" w:rsidRDefault="00EA247D" w:rsidP="00EA247D">
      <w:pPr>
        <w:pStyle w:val="Heading2"/>
      </w:pPr>
      <w:r>
        <w:t>&lt;/html&gt;</w:t>
      </w:r>
    </w:p>
    <w:p w14:paraId="1136C3A1" w14:textId="30FD67AC" w:rsidR="00EA247D" w:rsidRDefault="00EA247D" w:rsidP="00EA247D">
      <w:pPr>
        <w:pStyle w:val="Heading2"/>
      </w:pPr>
    </w:p>
    <w:p w14:paraId="047EF4C6" w14:textId="51197CCB" w:rsidR="00EA247D" w:rsidRPr="00EA247D" w:rsidRDefault="00EA247D" w:rsidP="00EA247D">
      <w:r>
        <w:t>Filename-Quiz.css</w:t>
      </w:r>
    </w:p>
    <w:p w14:paraId="6DA06F40" w14:textId="3DF65E87" w:rsidR="002D3788" w:rsidRDefault="002D3788" w:rsidP="002D3788">
      <w:pPr>
        <w:pStyle w:val="Heading2"/>
      </w:pPr>
      <w:r>
        <w:lastRenderedPageBreak/>
        <w:t>Filename-Quiz.css</w:t>
      </w:r>
    </w:p>
    <w:p w14:paraId="3CF6D0D8" w14:textId="4857DC04" w:rsidR="002D3788" w:rsidRDefault="002D3788" w:rsidP="002D3788">
      <w:pPr>
        <w:pStyle w:val="Heading2"/>
      </w:pPr>
      <w:r>
        <w:t>#</w:t>
      </w:r>
      <w:proofErr w:type="gramStart"/>
      <w:r>
        <w:t>navimage{</w:t>
      </w:r>
      <w:proofErr w:type="gramEnd"/>
    </w:p>
    <w:p w14:paraId="63B6CD53" w14:textId="77777777" w:rsidR="002D3788" w:rsidRDefault="002D3788" w:rsidP="002D3788">
      <w:pPr>
        <w:pStyle w:val="Heading2"/>
      </w:pPr>
      <w:r>
        <w:t xml:space="preserve">    width:</w:t>
      </w:r>
      <w:proofErr w:type="gramStart"/>
      <w:r>
        <w:t>120px;</w:t>
      </w:r>
      <w:proofErr w:type="gramEnd"/>
    </w:p>
    <w:p w14:paraId="76EFE7B4" w14:textId="77777777" w:rsidR="002D3788" w:rsidRDefault="002D3788" w:rsidP="002D3788">
      <w:pPr>
        <w:pStyle w:val="Heading2"/>
      </w:pPr>
      <w:r>
        <w:t xml:space="preserve">    float: </w:t>
      </w:r>
      <w:proofErr w:type="gramStart"/>
      <w:r>
        <w:t>left;</w:t>
      </w:r>
      <w:proofErr w:type="gramEnd"/>
    </w:p>
    <w:p w14:paraId="6C98DC93" w14:textId="77777777" w:rsidR="002D3788" w:rsidRDefault="002D3788" w:rsidP="002D3788">
      <w:pPr>
        <w:pStyle w:val="Heading2"/>
      </w:pPr>
    </w:p>
    <w:p w14:paraId="3F52DABB" w14:textId="77777777" w:rsidR="002D3788" w:rsidRDefault="002D3788" w:rsidP="002D3788">
      <w:pPr>
        <w:pStyle w:val="Heading2"/>
      </w:pPr>
      <w:r>
        <w:t>}</w:t>
      </w:r>
    </w:p>
    <w:p w14:paraId="689DFDFD" w14:textId="77777777" w:rsidR="002D3788" w:rsidRDefault="002D3788" w:rsidP="002D3788">
      <w:pPr>
        <w:pStyle w:val="Heading2"/>
      </w:pPr>
    </w:p>
    <w:p w14:paraId="1025CCBF" w14:textId="77777777" w:rsidR="002D3788" w:rsidRDefault="002D3788" w:rsidP="002D3788">
      <w:pPr>
        <w:pStyle w:val="Heading2"/>
      </w:pPr>
    </w:p>
    <w:p w14:paraId="152C7C34" w14:textId="77777777" w:rsidR="002D3788" w:rsidRDefault="002D3788" w:rsidP="002D3788">
      <w:pPr>
        <w:pStyle w:val="Heading2"/>
      </w:pPr>
    </w:p>
    <w:p w14:paraId="66A58EEF" w14:textId="77777777" w:rsidR="002D3788" w:rsidRDefault="002D3788" w:rsidP="002D3788">
      <w:pPr>
        <w:pStyle w:val="Heading2"/>
      </w:pPr>
      <w:proofErr w:type="gramStart"/>
      <w:r>
        <w:t>.navbar</w:t>
      </w:r>
      <w:proofErr w:type="gramEnd"/>
      <w:r>
        <w:t xml:space="preserve"> {</w:t>
      </w:r>
    </w:p>
    <w:p w14:paraId="786961EE" w14:textId="77777777" w:rsidR="002D3788" w:rsidRDefault="002D3788" w:rsidP="002D3788">
      <w:pPr>
        <w:pStyle w:val="Heading2"/>
      </w:pPr>
      <w:r>
        <w:t xml:space="preserve">    width: </w:t>
      </w:r>
      <w:proofErr w:type="gramStart"/>
      <w:r>
        <w:t>100%;</w:t>
      </w:r>
      <w:proofErr w:type="gramEnd"/>
    </w:p>
    <w:p w14:paraId="7DDED201" w14:textId="77777777" w:rsidR="002D3788" w:rsidRDefault="002D3788" w:rsidP="002D3788">
      <w:pPr>
        <w:pStyle w:val="Heading2"/>
      </w:pPr>
      <w:r>
        <w:t xml:space="preserve">    background-color: </w:t>
      </w:r>
      <w:proofErr w:type="spellStart"/>
      <w:proofErr w:type="gramStart"/>
      <w:r>
        <w:t>skyblue</w:t>
      </w:r>
      <w:proofErr w:type="spellEnd"/>
      <w:r>
        <w:t>;</w:t>
      </w:r>
      <w:proofErr w:type="gramEnd"/>
    </w:p>
    <w:p w14:paraId="682B7BF4" w14:textId="77777777" w:rsidR="002D3788" w:rsidRDefault="002D3788" w:rsidP="002D3788">
      <w:pPr>
        <w:pStyle w:val="Heading2"/>
      </w:pPr>
      <w:r>
        <w:t xml:space="preserve">    overflow: </w:t>
      </w:r>
      <w:proofErr w:type="gramStart"/>
      <w:r>
        <w:t>auto;</w:t>
      </w:r>
      <w:proofErr w:type="gramEnd"/>
    </w:p>
    <w:p w14:paraId="673F28C3" w14:textId="77777777" w:rsidR="002D3788" w:rsidRDefault="002D3788" w:rsidP="002D3788">
      <w:pPr>
        <w:pStyle w:val="Heading2"/>
      </w:pPr>
      <w:r>
        <w:t xml:space="preserve">    margin-top: </w:t>
      </w:r>
      <w:proofErr w:type="gramStart"/>
      <w:r>
        <w:t>10px;</w:t>
      </w:r>
      <w:proofErr w:type="gramEnd"/>
    </w:p>
    <w:p w14:paraId="7D0BBAF8" w14:textId="77777777" w:rsidR="002D3788" w:rsidRDefault="002D3788" w:rsidP="002D3788">
      <w:pPr>
        <w:pStyle w:val="Heading2"/>
      </w:pPr>
    </w:p>
    <w:p w14:paraId="4610BF25" w14:textId="77777777" w:rsidR="002D3788" w:rsidRDefault="002D3788" w:rsidP="002D3788">
      <w:pPr>
        <w:pStyle w:val="Heading2"/>
      </w:pPr>
    </w:p>
    <w:p w14:paraId="0B81BC72" w14:textId="77777777" w:rsidR="002D3788" w:rsidRDefault="002D3788" w:rsidP="002D3788">
      <w:pPr>
        <w:pStyle w:val="Heading2"/>
      </w:pPr>
      <w:r>
        <w:t>}</w:t>
      </w:r>
    </w:p>
    <w:p w14:paraId="0B271844" w14:textId="77777777" w:rsidR="002D3788" w:rsidRDefault="002D3788" w:rsidP="002D3788">
      <w:pPr>
        <w:pStyle w:val="Heading2"/>
      </w:pPr>
      <w:proofErr w:type="gramStart"/>
      <w:r>
        <w:t>.navbar</w:t>
      </w:r>
      <w:proofErr w:type="gramEnd"/>
      <w:r>
        <w:t xml:space="preserve"> a {</w:t>
      </w:r>
    </w:p>
    <w:p w14:paraId="75DA9AAD" w14:textId="77777777" w:rsidR="002D3788" w:rsidRDefault="002D3788" w:rsidP="002D3788">
      <w:pPr>
        <w:pStyle w:val="Heading2"/>
      </w:pPr>
      <w:r>
        <w:t xml:space="preserve">    float: </w:t>
      </w:r>
      <w:proofErr w:type="gramStart"/>
      <w:r>
        <w:t>left;</w:t>
      </w:r>
      <w:proofErr w:type="gramEnd"/>
    </w:p>
    <w:p w14:paraId="5E6CE4F8" w14:textId="77777777" w:rsidR="002D3788" w:rsidRDefault="002D3788" w:rsidP="002D3788">
      <w:pPr>
        <w:pStyle w:val="Heading2"/>
      </w:pPr>
      <w:r>
        <w:t xml:space="preserve">    text-align: </w:t>
      </w:r>
      <w:proofErr w:type="gramStart"/>
      <w:r>
        <w:t>center;</w:t>
      </w:r>
      <w:proofErr w:type="gramEnd"/>
    </w:p>
    <w:p w14:paraId="1298DD55" w14:textId="77777777" w:rsidR="002D3788" w:rsidRDefault="002D3788" w:rsidP="002D3788">
      <w:pPr>
        <w:pStyle w:val="Heading2"/>
      </w:pPr>
      <w:r>
        <w:t xml:space="preserve">    padding: </w:t>
      </w:r>
      <w:proofErr w:type="gramStart"/>
      <w:r>
        <w:t>20px;</w:t>
      </w:r>
      <w:proofErr w:type="gramEnd"/>
    </w:p>
    <w:p w14:paraId="0D6FB430" w14:textId="77777777" w:rsidR="002D3788" w:rsidRDefault="002D3788" w:rsidP="002D3788">
      <w:pPr>
        <w:pStyle w:val="Heading2"/>
      </w:pPr>
      <w:r>
        <w:t xml:space="preserve">    color: </w:t>
      </w:r>
      <w:proofErr w:type="gramStart"/>
      <w:r>
        <w:t>white;</w:t>
      </w:r>
      <w:proofErr w:type="gramEnd"/>
    </w:p>
    <w:p w14:paraId="116052A8" w14:textId="77777777" w:rsidR="002D3788" w:rsidRDefault="002D3788" w:rsidP="002D3788">
      <w:pPr>
        <w:pStyle w:val="Heading2"/>
      </w:pPr>
      <w:r>
        <w:t xml:space="preserve">    text-decoration: </w:t>
      </w:r>
      <w:proofErr w:type="gramStart"/>
      <w:r>
        <w:t>none;</w:t>
      </w:r>
      <w:proofErr w:type="gramEnd"/>
    </w:p>
    <w:p w14:paraId="374FB9DE" w14:textId="77777777" w:rsidR="002D3788" w:rsidRDefault="002D3788" w:rsidP="002D3788">
      <w:pPr>
        <w:pStyle w:val="Heading2"/>
      </w:pPr>
      <w:r>
        <w:t xml:space="preserve">    font-size: </w:t>
      </w:r>
      <w:proofErr w:type="gramStart"/>
      <w:r>
        <w:t>18px;</w:t>
      </w:r>
      <w:proofErr w:type="gramEnd"/>
    </w:p>
    <w:p w14:paraId="089A5464" w14:textId="77777777" w:rsidR="002D3788" w:rsidRDefault="002D3788" w:rsidP="002D3788">
      <w:pPr>
        <w:pStyle w:val="Heading2"/>
      </w:pPr>
      <w:r>
        <w:t>}</w:t>
      </w:r>
    </w:p>
    <w:p w14:paraId="23A43288" w14:textId="77777777" w:rsidR="002D3788" w:rsidRDefault="002D3788" w:rsidP="002D3788">
      <w:pPr>
        <w:pStyle w:val="Heading2"/>
      </w:pPr>
      <w:proofErr w:type="gramStart"/>
      <w:r>
        <w:t>.navbar</w:t>
      </w:r>
      <w:proofErr w:type="gramEnd"/>
      <w:r>
        <w:t xml:space="preserve"> a:hover {</w:t>
      </w:r>
    </w:p>
    <w:p w14:paraId="6D3359B4" w14:textId="77777777" w:rsidR="002D3788" w:rsidRDefault="002D3788" w:rsidP="002D3788">
      <w:pPr>
        <w:pStyle w:val="Heading2"/>
      </w:pPr>
      <w:r>
        <w:t xml:space="preserve">    background-color: </w:t>
      </w:r>
      <w:proofErr w:type="gramStart"/>
      <w:r>
        <w:t>#000;</w:t>
      </w:r>
      <w:proofErr w:type="gramEnd"/>
    </w:p>
    <w:p w14:paraId="66054779" w14:textId="77777777" w:rsidR="002D3788" w:rsidRDefault="002D3788" w:rsidP="002D3788">
      <w:pPr>
        <w:pStyle w:val="Heading2"/>
      </w:pPr>
      <w:r>
        <w:lastRenderedPageBreak/>
        <w:t>}</w:t>
      </w:r>
    </w:p>
    <w:p w14:paraId="7393DB2C" w14:textId="77777777" w:rsidR="002D3788" w:rsidRDefault="002D3788" w:rsidP="002D3788">
      <w:pPr>
        <w:pStyle w:val="Heading2"/>
      </w:pPr>
    </w:p>
    <w:p w14:paraId="0A4C2E9C" w14:textId="77777777" w:rsidR="002D3788" w:rsidRDefault="002D3788" w:rsidP="002D3788">
      <w:pPr>
        <w:pStyle w:val="Heading2"/>
      </w:pPr>
      <w:proofErr w:type="gramStart"/>
      <w:r>
        <w:t>body{</w:t>
      </w:r>
      <w:proofErr w:type="gramEnd"/>
    </w:p>
    <w:p w14:paraId="27A4C175" w14:textId="77777777" w:rsidR="002D3788" w:rsidRDefault="002D3788" w:rsidP="002D3788">
      <w:pPr>
        <w:pStyle w:val="Heading2"/>
      </w:pPr>
      <w:r>
        <w:t xml:space="preserve">    background-color: </w:t>
      </w:r>
      <w:proofErr w:type="spellStart"/>
      <w:proofErr w:type="gramStart"/>
      <w:r>
        <w:t>palegreen</w:t>
      </w:r>
      <w:proofErr w:type="spellEnd"/>
      <w:r>
        <w:t>;</w:t>
      </w:r>
      <w:proofErr w:type="gramEnd"/>
    </w:p>
    <w:p w14:paraId="769E747A" w14:textId="77777777" w:rsidR="002D3788" w:rsidRDefault="002D3788" w:rsidP="002D3788">
      <w:pPr>
        <w:pStyle w:val="Heading2"/>
      </w:pPr>
      <w:r>
        <w:t xml:space="preserve">    align-items: </w:t>
      </w:r>
      <w:proofErr w:type="gramStart"/>
      <w:r>
        <w:t>center;</w:t>
      </w:r>
      <w:proofErr w:type="gramEnd"/>
    </w:p>
    <w:p w14:paraId="37E75765" w14:textId="77777777" w:rsidR="002D3788" w:rsidRDefault="002D3788" w:rsidP="002D3788">
      <w:pPr>
        <w:pStyle w:val="Heading2"/>
      </w:pPr>
    </w:p>
    <w:p w14:paraId="411086E6" w14:textId="77777777" w:rsidR="002D3788" w:rsidRDefault="002D3788" w:rsidP="002D3788">
      <w:pPr>
        <w:pStyle w:val="Heading2"/>
      </w:pPr>
      <w:r>
        <w:t>}</w:t>
      </w:r>
    </w:p>
    <w:p w14:paraId="3213EACA" w14:textId="77777777" w:rsidR="002D3788" w:rsidRDefault="002D3788" w:rsidP="002D3788">
      <w:pPr>
        <w:pStyle w:val="Heading2"/>
      </w:pPr>
    </w:p>
    <w:p w14:paraId="41231AEE" w14:textId="77777777" w:rsidR="002D3788" w:rsidRDefault="002D3788" w:rsidP="002D3788">
      <w:pPr>
        <w:pStyle w:val="Heading2"/>
      </w:pPr>
      <w:proofErr w:type="gramStart"/>
      <w:r>
        <w:t>.radio</w:t>
      </w:r>
      <w:proofErr w:type="gramEnd"/>
      <w:r>
        <w:t>{</w:t>
      </w:r>
    </w:p>
    <w:p w14:paraId="7ACCE43D" w14:textId="77777777" w:rsidR="002D3788" w:rsidRDefault="002D3788" w:rsidP="002D3788">
      <w:pPr>
        <w:pStyle w:val="Heading2"/>
      </w:pPr>
      <w:r>
        <w:t xml:space="preserve">    color: </w:t>
      </w:r>
      <w:proofErr w:type="gramStart"/>
      <w:r>
        <w:t>aqua;</w:t>
      </w:r>
      <w:proofErr w:type="gramEnd"/>
    </w:p>
    <w:p w14:paraId="215CF8D0" w14:textId="77777777" w:rsidR="002D3788" w:rsidRDefault="002D3788" w:rsidP="002D3788">
      <w:pPr>
        <w:pStyle w:val="Heading2"/>
      </w:pPr>
      <w:r>
        <w:t xml:space="preserve">    background-color: </w:t>
      </w:r>
      <w:proofErr w:type="gramStart"/>
      <w:r>
        <w:t>aqua;</w:t>
      </w:r>
      <w:proofErr w:type="gramEnd"/>
    </w:p>
    <w:p w14:paraId="06C218C3" w14:textId="77777777" w:rsidR="002D3788" w:rsidRDefault="002D3788" w:rsidP="002D3788">
      <w:pPr>
        <w:pStyle w:val="Heading2"/>
      </w:pPr>
      <w:r>
        <w:t>}</w:t>
      </w:r>
    </w:p>
    <w:p w14:paraId="5F3C921B" w14:textId="77777777" w:rsidR="002D3788" w:rsidRDefault="002D3788" w:rsidP="002D3788">
      <w:pPr>
        <w:pStyle w:val="Heading2"/>
      </w:pPr>
    </w:p>
    <w:p w14:paraId="31BE0886" w14:textId="77777777" w:rsidR="002D3788" w:rsidRDefault="002D3788" w:rsidP="002D3788">
      <w:pPr>
        <w:pStyle w:val="Heading2"/>
      </w:pPr>
      <w:proofErr w:type="gramStart"/>
      <w:r>
        <w:t>.correct</w:t>
      </w:r>
      <w:proofErr w:type="gramEnd"/>
      <w:r>
        <w:t>1 .correct2 .correct3 .correct4 .correct5 .correct6 .correct7 .correct8 .correct9 .correct10{</w:t>
      </w:r>
    </w:p>
    <w:p w14:paraId="6259DA0A" w14:textId="77777777" w:rsidR="002D3788" w:rsidRDefault="002D3788" w:rsidP="002D3788">
      <w:pPr>
        <w:pStyle w:val="Heading2"/>
      </w:pPr>
      <w:r>
        <w:t xml:space="preserve">    color: </w:t>
      </w:r>
      <w:proofErr w:type="spellStart"/>
      <w:proofErr w:type="gramStart"/>
      <w:r>
        <w:t>greenyellow</w:t>
      </w:r>
      <w:proofErr w:type="spellEnd"/>
      <w:r>
        <w:t>;</w:t>
      </w:r>
      <w:proofErr w:type="gramEnd"/>
    </w:p>
    <w:p w14:paraId="2C0E97E9" w14:textId="77777777" w:rsidR="002D3788" w:rsidRDefault="002D3788" w:rsidP="002D3788">
      <w:pPr>
        <w:pStyle w:val="Heading2"/>
      </w:pPr>
      <w:r>
        <w:t>}</w:t>
      </w:r>
    </w:p>
    <w:p w14:paraId="46E69D29" w14:textId="77777777" w:rsidR="002D3788" w:rsidRDefault="002D3788" w:rsidP="002D3788">
      <w:pPr>
        <w:pStyle w:val="Heading2"/>
      </w:pPr>
    </w:p>
    <w:p w14:paraId="18280DBB" w14:textId="77777777" w:rsidR="002D3788" w:rsidRDefault="002D3788" w:rsidP="002D3788">
      <w:pPr>
        <w:pStyle w:val="Heading2"/>
      </w:pPr>
      <w:proofErr w:type="gramStart"/>
      <w:r>
        <w:t>.great</w:t>
      </w:r>
      <w:proofErr w:type="gramEnd"/>
      <w:r>
        <w:t>{</w:t>
      </w:r>
    </w:p>
    <w:p w14:paraId="53A37E9F" w14:textId="77777777" w:rsidR="002D3788" w:rsidRDefault="002D3788" w:rsidP="002D3788">
      <w:pPr>
        <w:pStyle w:val="Heading2"/>
      </w:pPr>
      <w:r>
        <w:t xml:space="preserve">    background-color: </w:t>
      </w:r>
      <w:proofErr w:type="gramStart"/>
      <w:r>
        <w:t>Green;</w:t>
      </w:r>
      <w:proofErr w:type="gramEnd"/>
    </w:p>
    <w:p w14:paraId="423D82BD" w14:textId="77777777" w:rsidR="002D3788" w:rsidRDefault="002D3788" w:rsidP="002D3788">
      <w:pPr>
        <w:pStyle w:val="Heading2"/>
      </w:pPr>
      <w:r>
        <w:t>}</w:t>
      </w:r>
    </w:p>
    <w:p w14:paraId="4CCD527E" w14:textId="77777777" w:rsidR="002D3788" w:rsidRDefault="002D3788" w:rsidP="002D3788">
      <w:pPr>
        <w:pStyle w:val="Heading2"/>
      </w:pPr>
    </w:p>
    <w:p w14:paraId="7BE290B3" w14:textId="77777777" w:rsidR="002D3788" w:rsidRDefault="002D3788" w:rsidP="002D3788">
      <w:pPr>
        <w:pStyle w:val="Heading2"/>
      </w:pPr>
      <w:r>
        <w:t>h2{</w:t>
      </w:r>
    </w:p>
    <w:p w14:paraId="3DD61691" w14:textId="77777777" w:rsidR="002D3788" w:rsidRDefault="002D3788" w:rsidP="002D3788">
      <w:pPr>
        <w:pStyle w:val="Heading2"/>
      </w:pPr>
      <w:r>
        <w:t xml:space="preserve">    font-size: </w:t>
      </w:r>
      <w:proofErr w:type="gramStart"/>
      <w:r>
        <w:t>large;</w:t>
      </w:r>
      <w:proofErr w:type="gramEnd"/>
    </w:p>
    <w:p w14:paraId="592C961C" w14:textId="77777777" w:rsidR="002D3788" w:rsidRDefault="002D3788" w:rsidP="002D3788">
      <w:pPr>
        <w:pStyle w:val="Heading2"/>
      </w:pPr>
      <w:r>
        <w:t xml:space="preserve">    font-weight: </w:t>
      </w:r>
      <w:proofErr w:type="gramStart"/>
      <w:r>
        <w:t>800;</w:t>
      </w:r>
      <w:proofErr w:type="gramEnd"/>
    </w:p>
    <w:p w14:paraId="1E879D6B" w14:textId="77777777" w:rsidR="002D3788" w:rsidRDefault="002D3788" w:rsidP="002D3788">
      <w:pPr>
        <w:pStyle w:val="Heading2"/>
      </w:pPr>
      <w:r>
        <w:t xml:space="preserve">    color: </w:t>
      </w:r>
      <w:proofErr w:type="spellStart"/>
      <w:proofErr w:type="gramStart"/>
      <w:r>
        <w:t>blueviolet</w:t>
      </w:r>
      <w:proofErr w:type="spellEnd"/>
      <w:r>
        <w:t>;</w:t>
      </w:r>
      <w:proofErr w:type="gramEnd"/>
    </w:p>
    <w:p w14:paraId="53AEE544" w14:textId="77777777" w:rsidR="002D3788" w:rsidRDefault="002D3788" w:rsidP="002D3788">
      <w:pPr>
        <w:pStyle w:val="Heading2"/>
      </w:pPr>
      <w:r>
        <w:t xml:space="preserve">    text-align: </w:t>
      </w:r>
      <w:proofErr w:type="gramStart"/>
      <w:r>
        <w:t>center;</w:t>
      </w:r>
      <w:proofErr w:type="gramEnd"/>
    </w:p>
    <w:p w14:paraId="779E41E8" w14:textId="77777777" w:rsidR="002D3788" w:rsidRDefault="002D3788" w:rsidP="002D3788">
      <w:pPr>
        <w:pStyle w:val="Heading2"/>
      </w:pPr>
      <w:r>
        <w:lastRenderedPageBreak/>
        <w:t>}</w:t>
      </w:r>
    </w:p>
    <w:p w14:paraId="0D536A2E" w14:textId="77777777" w:rsidR="002D3788" w:rsidRDefault="002D3788" w:rsidP="002D3788">
      <w:pPr>
        <w:pStyle w:val="Heading2"/>
      </w:pPr>
      <w:proofErr w:type="gramStart"/>
      <w:r>
        <w:t>.</w:t>
      </w:r>
      <w:proofErr w:type="spellStart"/>
      <w:r>
        <w:t>TimeLeft</w:t>
      </w:r>
      <w:proofErr w:type="spellEnd"/>
      <w:proofErr w:type="gramEnd"/>
      <w:r>
        <w:t>{</w:t>
      </w:r>
    </w:p>
    <w:p w14:paraId="541D14CA" w14:textId="77777777" w:rsidR="002D3788" w:rsidRDefault="002D3788" w:rsidP="002D3788">
      <w:pPr>
        <w:pStyle w:val="Heading2"/>
      </w:pPr>
      <w:r>
        <w:t xml:space="preserve">    font-weight: </w:t>
      </w:r>
      <w:proofErr w:type="gramStart"/>
      <w:r>
        <w:t>800;</w:t>
      </w:r>
      <w:proofErr w:type="gramEnd"/>
    </w:p>
    <w:p w14:paraId="7AB37E6B" w14:textId="77777777" w:rsidR="002D3788" w:rsidRDefault="002D3788" w:rsidP="002D3788">
      <w:pPr>
        <w:pStyle w:val="Heading2"/>
      </w:pPr>
      <w:r>
        <w:t xml:space="preserve">    font-size: </w:t>
      </w:r>
      <w:proofErr w:type="gramStart"/>
      <w:r>
        <w:t>large;</w:t>
      </w:r>
      <w:proofErr w:type="gramEnd"/>
    </w:p>
    <w:p w14:paraId="5305C46F" w14:textId="77777777" w:rsidR="002D3788" w:rsidRDefault="002D3788" w:rsidP="002D3788">
      <w:pPr>
        <w:pStyle w:val="Heading2"/>
      </w:pPr>
      <w:r>
        <w:t xml:space="preserve">    color: </w:t>
      </w:r>
      <w:proofErr w:type="spellStart"/>
      <w:proofErr w:type="gramStart"/>
      <w:r>
        <w:t>powderblue</w:t>
      </w:r>
      <w:proofErr w:type="spellEnd"/>
      <w:r>
        <w:t>;</w:t>
      </w:r>
      <w:proofErr w:type="gramEnd"/>
    </w:p>
    <w:p w14:paraId="1F4DB004" w14:textId="2F952741" w:rsidR="002D3788" w:rsidRDefault="002D3788" w:rsidP="002D3788">
      <w:pPr>
        <w:pStyle w:val="Heading2"/>
      </w:pPr>
      <w:r>
        <w:t>}</w:t>
      </w:r>
    </w:p>
    <w:p w14:paraId="080FA3A9" w14:textId="5B0642F7" w:rsidR="002D3788" w:rsidRDefault="002D3788" w:rsidP="002D3788"/>
    <w:p w14:paraId="1A43DCE4" w14:textId="003F6C86" w:rsidR="002D3788" w:rsidRDefault="002D3788" w:rsidP="002D3788">
      <w:r>
        <w:t>Filename-Quiz.js</w:t>
      </w:r>
    </w:p>
    <w:p w14:paraId="0FBE442E" w14:textId="77777777" w:rsidR="002D3788" w:rsidRDefault="002D3788" w:rsidP="002D3788"/>
    <w:p w14:paraId="63AF0C61" w14:textId="41846909" w:rsidR="002D3788" w:rsidRDefault="002D3788" w:rsidP="002D3788">
      <w:r>
        <w:t xml:space="preserve">let </w:t>
      </w:r>
      <w:proofErr w:type="spellStart"/>
      <w:r>
        <w:t>timeSecond</w:t>
      </w:r>
      <w:proofErr w:type="spellEnd"/>
      <w:r>
        <w:t xml:space="preserve"> = </w:t>
      </w:r>
      <w:proofErr w:type="gramStart"/>
      <w:r>
        <w:t>60;</w:t>
      </w:r>
      <w:proofErr w:type="gramEnd"/>
    </w:p>
    <w:p w14:paraId="4D7AC346" w14:textId="77777777" w:rsidR="002D3788" w:rsidRDefault="002D3788" w:rsidP="002D3788">
      <w:r>
        <w:t xml:space="preserve">const </w:t>
      </w:r>
      <w:proofErr w:type="spellStart"/>
      <w:r>
        <w:t>timeH</w:t>
      </w:r>
      <w:proofErr w:type="spellEnd"/>
      <w:r>
        <w:t xml:space="preserve"> = </w:t>
      </w:r>
      <w:proofErr w:type="spellStart"/>
      <w:proofErr w:type="gramStart"/>
      <w:r>
        <w:t>document.querySelector</w:t>
      </w:r>
      <w:proofErr w:type="spellEnd"/>
      <w:proofErr w:type="gramEnd"/>
      <w:r>
        <w:t>("h1");</w:t>
      </w:r>
    </w:p>
    <w:p w14:paraId="79A22CB1" w14:textId="77777777" w:rsidR="002D3788" w:rsidRDefault="002D3788" w:rsidP="002D3788"/>
    <w:p w14:paraId="5D998174" w14:textId="77777777" w:rsidR="002D3788" w:rsidRDefault="002D3788" w:rsidP="002D3788">
      <w:proofErr w:type="spellStart"/>
      <w:r>
        <w:t>displayTime</w:t>
      </w:r>
      <w:proofErr w:type="spellEnd"/>
      <w:r>
        <w:t>(</w:t>
      </w:r>
      <w:proofErr w:type="spellStart"/>
      <w:r>
        <w:t>timeSecond</w:t>
      </w:r>
      <w:proofErr w:type="spellEnd"/>
      <w:proofErr w:type="gramStart"/>
      <w:r>
        <w:t>);</w:t>
      </w:r>
      <w:proofErr w:type="gramEnd"/>
    </w:p>
    <w:p w14:paraId="6508226B" w14:textId="77777777" w:rsidR="002D3788" w:rsidRDefault="002D3788" w:rsidP="002D3788"/>
    <w:p w14:paraId="041D5690" w14:textId="77777777" w:rsidR="002D3788" w:rsidRDefault="002D3788" w:rsidP="002D3788">
      <w:r>
        <w:t xml:space="preserve">const </w:t>
      </w:r>
      <w:proofErr w:type="spellStart"/>
      <w:r>
        <w:t>countDown</w:t>
      </w:r>
      <w:proofErr w:type="spellEnd"/>
      <w:r>
        <w:t xml:space="preserve"> = </w:t>
      </w:r>
      <w:proofErr w:type="spellStart"/>
      <w:proofErr w:type="gramStart"/>
      <w:r>
        <w:t>setInterval</w:t>
      </w:r>
      <w:proofErr w:type="spellEnd"/>
      <w:r>
        <w:t>(</w:t>
      </w:r>
      <w:proofErr w:type="gramEnd"/>
      <w:r>
        <w:t>() =&gt; {</w:t>
      </w:r>
    </w:p>
    <w:p w14:paraId="748E972B" w14:textId="77777777" w:rsidR="002D3788" w:rsidRDefault="002D3788" w:rsidP="002D3788">
      <w:r>
        <w:t xml:space="preserve">  </w:t>
      </w:r>
      <w:proofErr w:type="spellStart"/>
      <w:r>
        <w:t>timeSecond</w:t>
      </w:r>
      <w:proofErr w:type="spellEnd"/>
      <w:r>
        <w:t>-</w:t>
      </w:r>
      <w:proofErr w:type="gramStart"/>
      <w:r>
        <w:t>-;</w:t>
      </w:r>
      <w:proofErr w:type="gramEnd"/>
    </w:p>
    <w:p w14:paraId="1D4A4A0E" w14:textId="77777777" w:rsidR="002D3788" w:rsidRDefault="002D3788" w:rsidP="002D3788">
      <w:r>
        <w:t xml:space="preserve">  </w:t>
      </w:r>
      <w:proofErr w:type="spellStart"/>
      <w:r>
        <w:t>displayTime</w:t>
      </w:r>
      <w:proofErr w:type="spellEnd"/>
      <w:r>
        <w:t>(</w:t>
      </w:r>
      <w:proofErr w:type="spellStart"/>
      <w:r>
        <w:t>timeSecond</w:t>
      </w:r>
      <w:proofErr w:type="spellEnd"/>
      <w:proofErr w:type="gramStart"/>
      <w:r>
        <w:t>);</w:t>
      </w:r>
      <w:proofErr w:type="gramEnd"/>
    </w:p>
    <w:p w14:paraId="4607B142" w14:textId="77777777" w:rsidR="002D3788" w:rsidRDefault="002D3788" w:rsidP="002D3788">
      <w:r>
        <w:t xml:space="preserve">  if (</w:t>
      </w:r>
      <w:proofErr w:type="spellStart"/>
      <w:r>
        <w:t>timeSecond</w:t>
      </w:r>
      <w:proofErr w:type="spellEnd"/>
      <w:r>
        <w:t xml:space="preserve"> == 0 || </w:t>
      </w:r>
      <w:proofErr w:type="spellStart"/>
      <w:r>
        <w:t>timeSecond</w:t>
      </w:r>
      <w:proofErr w:type="spellEnd"/>
      <w:r>
        <w:t xml:space="preserve"> &lt; 1) {</w:t>
      </w:r>
    </w:p>
    <w:p w14:paraId="30281754" w14:textId="77777777" w:rsidR="002D3788" w:rsidRDefault="002D3788" w:rsidP="002D3788">
      <w:r>
        <w:t xml:space="preserve">    </w:t>
      </w:r>
      <w:proofErr w:type="spellStart"/>
      <w:proofErr w:type="gramStart"/>
      <w:r>
        <w:t>endCount</w:t>
      </w:r>
      <w:proofErr w:type="spellEnd"/>
      <w:r>
        <w:t>(</w:t>
      </w:r>
      <w:proofErr w:type="gramEnd"/>
      <w:r>
        <w:t>);</w:t>
      </w:r>
    </w:p>
    <w:p w14:paraId="0D13D001" w14:textId="77777777" w:rsidR="002D3788" w:rsidRDefault="002D3788" w:rsidP="002D3788">
      <w:r>
        <w:t xml:space="preserve">    </w:t>
      </w:r>
      <w:proofErr w:type="spellStart"/>
      <w:r>
        <w:t>clearInterval</w:t>
      </w:r>
      <w:proofErr w:type="spellEnd"/>
      <w:r>
        <w:t>(</w:t>
      </w:r>
      <w:proofErr w:type="spellStart"/>
      <w:r>
        <w:t>countDown</w:t>
      </w:r>
      <w:proofErr w:type="spellEnd"/>
      <w:proofErr w:type="gramStart"/>
      <w:r>
        <w:t>);</w:t>
      </w:r>
      <w:proofErr w:type="gramEnd"/>
    </w:p>
    <w:p w14:paraId="4C1F6BB6" w14:textId="77777777" w:rsidR="002D3788" w:rsidRDefault="002D3788" w:rsidP="002D3788">
      <w:r>
        <w:t xml:space="preserve">    </w:t>
      </w:r>
      <w:proofErr w:type="gramStart"/>
      <w:r>
        <w:t>alert(</w:t>
      </w:r>
      <w:proofErr w:type="gramEnd"/>
      <w:r>
        <w:t>"Your time is up");</w:t>
      </w:r>
    </w:p>
    <w:p w14:paraId="6C740B8B" w14:textId="77777777" w:rsidR="002D3788" w:rsidRDefault="002D3788" w:rsidP="002D3788">
      <w:r>
        <w:t xml:space="preserve">  }</w:t>
      </w:r>
    </w:p>
    <w:p w14:paraId="3AEBB8F3" w14:textId="77777777" w:rsidR="002D3788" w:rsidRDefault="002D3788" w:rsidP="002D3788">
      <w:r>
        <w:t>}, 1000</w:t>
      </w:r>
      <w:proofErr w:type="gramStart"/>
      <w:r>
        <w:t>);</w:t>
      </w:r>
      <w:proofErr w:type="gramEnd"/>
    </w:p>
    <w:p w14:paraId="00231A06" w14:textId="77777777" w:rsidR="002D3788" w:rsidRDefault="002D3788" w:rsidP="002D3788"/>
    <w:p w14:paraId="5DAA0031" w14:textId="77777777" w:rsidR="002D3788" w:rsidRDefault="002D3788" w:rsidP="002D3788">
      <w:r>
        <w:t xml:space="preserve">function </w:t>
      </w:r>
      <w:proofErr w:type="spellStart"/>
      <w:r>
        <w:t>displayTime</w:t>
      </w:r>
      <w:proofErr w:type="spellEnd"/>
      <w:r>
        <w:t>(second) {</w:t>
      </w:r>
    </w:p>
    <w:p w14:paraId="5DD6317D" w14:textId="77777777" w:rsidR="002D3788" w:rsidRDefault="002D3788" w:rsidP="002D3788">
      <w:r>
        <w:t xml:space="preserve">  const min = </w:t>
      </w:r>
      <w:proofErr w:type="spellStart"/>
      <w:r>
        <w:t>Math.floor</w:t>
      </w:r>
      <w:proofErr w:type="spellEnd"/>
      <w:r>
        <w:t>(second / 60</w:t>
      </w:r>
      <w:proofErr w:type="gramStart"/>
      <w:r>
        <w:t>);</w:t>
      </w:r>
      <w:proofErr w:type="gramEnd"/>
    </w:p>
    <w:p w14:paraId="7D3580E4" w14:textId="77777777" w:rsidR="002D3788" w:rsidRDefault="002D3788" w:rsidP="002D3788">
      <w:r>
        <w:t xml:space="preserve">  const sec = </w:t>
      </w:r>
      <w:proofErr w:type="spellStart"/>
      <w:r>
        <w:t>Math.floor</w:t>
      </w:r>
      <w:proofErr w:type="spellEnd"/>
      <w:r>
        <w:t>(second % 60</w:t>
      </w:r>
      <w:proofErr w:type="gramStart"/>
      <w:r>
        <w:t>);</w:t>
      </w:r>
      <w:proofErr w:type="gramEnd"/>
    </w:p>
    <w:p w14:paraId="089EAE08" w14:textId="77777777" w:rsidR="002D3788" w:rsidRDefault="002D3788" w:rsidP="002D3788">
      <w:r>
        <w:t xml:space="preserve">  </w:t>
      </w:r>
      <w:proofErr w:type="spellStart"/>
      <w:r>
        <w:t>timeH.innerHTML</w:t>
      </w:r>
      <w:proofErr w:type="spellEnd"/>
      <w:r>
        <w:t xml:space="preserve"> = `</w:t>
      </w:r>
    </w:p>
    <w:p w14:paraId="4A871E7B" w14:textId="77777777" w:rsidR="002D3788" w:rsidRDefault="002D3788" w:rsidP="002D3788">
      <w:r>
        <w:t xml:space="preserve">  ${min &lt; </w:t>
      </w:r>
      <w:proofErr w:type="gramStart"/>
      <w:r>
        <w:t>10 ?</w:t>
      </w:r>
      <w:proofErr w:type="gramEnd"/>
      <w:r>
        <w:t xml:space="preserve"> "0</w:t>
      </w:r>
      <w:proofErr w:type="gramStart"/>
      <w:r>
        <w:t>" :</w:t>
      </w:r>
      <w:proofErr w:type="gramEnd"/>
      <w:r>
        <w:t xml:space="preserve"> ""}${min}:${sec &lt; 10 ? "0</w:t>
      </w:r>
      <w:proofErr w:type="gramStart"/>
      <w:r>
        <w:t>" :</w:t>
      </w:r>
      <w:proofErr w:type="gramEnd"/>
      <w:r>
        <w:t xml:space="preserve"> ""}${sec}</w:t>
      </w:r>
    </w:p>
    <w:p w14:paraId="3CA929A7" w14:textId="77777777" w:rsidR="002D3788" w:rsidRDefault="002D3788" w:rsidP="002D3788">
      <w:r>
        <w:t xml:space="preserve">  `;</w:t>
      </w:r>
    </w:p>
    <w:p w14:paraId="40AFC4C2" w14:textId="77777777" w:rsidR="002D3788" w:rsidRDefault="002D3788" w:rsidP="002D3788">
      <w:r>
        <w:t>}</w:t>
      </w:r>
    </w:p>
    <w:p w14:paraId="321C1F31" w14:textId="77777777" w:rsidR="002D3788" w:rsidRDefault="002D3788" w:rsidP="002D3788"/>
    <w:p w14:paraId="7BE57709" w14:textId="77777777" w:rsidR="002D3788" w:rsidRDefault="002D3788" w:rsidP="002D3788">
      <w:r>
        <w:t xml:space="preserve">function </w:t>
      </w:r>
      <w:proofErr w:type="spellStart"/>
      <w:proofErr w:type="gramStart"/>
      <w:r>
        <w:t>endCount</w:t>
      </w:r>
      <w:proofErr w:type="spellEnd"/>
      <w:r>
        <w:t>(</w:t>
      </w:r>
      <w:proofErr w:type="gramEnd"/>
      <w:r>
        <w:t>) {</w:t>
      </w:r>
    </w:p>
    <w:p w14:paraId="2D14851D" w14:textId="77777777" w:rsidR="002D3788" w:rsidRDefault="002D3788" w:rsidP="002D3788">
      <w:r>
        <w:t xml:space="preserve">  </w:t>
      </w:r>
      <w:proofErr w:type="spellStart"/>
      <w:r>
        <w:t>timeH.innerHTML</w:t>
      </w:r>
      <w:proofErr w:type="spellEnd"/>
      <w:r>
        <w:t xml:space="preserve"> = "Your time is up</w:t>
      </w:r>
      <w:proofErr w:type="gramStart"/>
      <w:r>
        <w:t>";</w:t>
      </w:r>
      <w:proofErr w:type="gramEnd"/>
    </w:p>
    <w:p w14:paraId="1C3313E5" w14:textId="0743724B" w:rsidR="002D3788" w:rsidRPr="002D3788" w:rsidRDefault="002D3788" w:rsidP="002D3788">
      <w:r>
        <w:t>}</w:t>
      </w:r>
    </w:p>
    <w:p w14:paraId="02664D31" w14:textId="77777777" w:rsidR="002D3788" w:rsidRDefault="002D3788" w:rsidP="002D3788">
      <w:pPr>
        <w:pStyle w:val="Heading2"/>
      </w:pPr>
    </w:p>
    <w:p w14:paraId="02B5887B" w14:textId="77777777" w:rsidR="002D3788" w:rsidRDefault="002D3788" w:rsidP="002D3788">
      <w:pPr>
        <w:pStyle w:val="Heading2"/>
      </w:pPr>
      <w:r>
        <w:t xml:space="preserve">  </w:t>
      </w:r>
      <w:r>
        <w:t>Filename-Images.html</w:t>
      </w:r>
    </w:p>
    <w:p w14:paraId="19D5B7F8" w14:textId="77777777" w:rsidR="002D3788" w:rsidRDefault="002D3788" w:rsidP="002D3788">
      <w:pPr>
        <w:pStyle w:val="Heading2"/>
      </w:pPr>
      <w:r>
        <w:t xml:space="preserve">    &lt;!DOCTYPE html&gt;</w:t>
      </w:r>
    </w:p>
    <w:p w14:paraId="36FF7412" w14:textId="77777777" w:rsidR="002D3788" w:rsidRDefault="002D3788" w:rsidP="002D3788">
      <w:pPr>
        <w:pStyle w:val="Heading2"/>
      </w:pPr>
      <w:r>
        <w:t>&lt;html lang="</w:t>
      </w:r>
      <w:proofErr w:type="spellStart"/>
      <w:r>
        <w:t>en</w:t>
      </w:r>
      <w:proofErr w:type="spellEnd"/>
      <w:r>
        <w:t>"&gt;</w:t>
      </w:r>
    </w:p>
    <w:p w14:paraId="01149B41" w14:textId="77777777" w:rsidR="002D3788" w:rsidRDefault="002D3788" w:rsidP="002D3788">
      <w:pPr>
        <w:pStyle w:val="Heading2"/>
      </w:pPr>
      <w:r>
        <w:t xml:space="preserve">&lt;head&gt;   </w:t>
      </w:r>
    </w:p>
    <w:p w14:paraId="0E94AF62" w14:textId="77777777" w:rsidR="002D3788" w:rsidRDefault="002D3788" w:rsidP="002D3788">
      <w:pPr>
        <w:pStyle w:val="Heading2"/>
      </w:pPr>
      <w:r>
        <w:t xml:space="preserve">    &lt;meta charset="UTF-8"&gt;</w:t>
      </w:r>
    </w:p>
    <w:p w14:paraId="791900DD" w14:textId="77777777" w:rsidR="002D3788" w:rsidRDefault="002D3788" w:rsidP="002D3788">
      <w:pPr>
        <w:pStyle w:val="Heading2"/>
      </w:pPr>
      <w:r>
        <w:t xml:space="preserve">    &lt;title&gt;CRICK-HITS&lt;/title&gt;</w:t>
      </w:r>
    </w:p>
    <w:p w14:paraId="4F4327D1" w14:textId="77777777" w:rsidR="002D3788" w:rsidRDefault="002D3788" w:rsidP="002D3788">
      <w:pPr>
        <w:pStyle w:val="Heading2"/>
      </w:pPr>
      <w:r>
        <w:t xml:space="preserve">    &lt;link </w:t>
      </w:r>
      <w:proofErr w:type="spellStart"/>
      <w:r>
        <w:t>rel</w:t>
      </w:r>
      <w:proofErr w:type="spellEnd"/>
      <w:r>
        <w:t xml:space="preserve">="stylesheet" </w:t>
      </w:r>
      <w:proofErr w:type="spellStart"/>
      <w:r>
        <w:t>href</w:t>
      </w:r>
      <w:proofErr w:type="spellEnd"/>
      <w:r>
        <w:t>="images.css"&gt;</w:t>
      </w:r>
    </w:p>
    <w:p w14:paraId="5E5B5304" w14:textId="77777777" w:rsidR="002D3788" w:rsidRDefault="002D3788" w:rsidP="002D3788">
      <w:pPr>
        <w:pStyle w:val="Heading2"/>
      </w:pPr>
      <w:r>
        <w:t>&lt;/head&gt;</w:t>
      </w:r>
    </w:p>
    <w:p w14:paraId="708CB557" w14:textId="77777777" w:rsidR="002D3788" w:rsidRDefault="002D3788" w:rsidP="002D3788">
      <w:pPr>
        <w:pStyle w:val="Heading2"/>
      </w:pPr>
      <w:r>
        <w:t>&lt;body&gt;</w:t>
      </w:r>
    </w:p>
    <w:p w14:paraId="6115B23B" w14:textId="77777777" w:rsidR="002D3788" w:rsidRDefault="002D3788" w:rsidP="002D3788">
      <w:pPr>
        <w:pStyle w:val="Heading2"/>
      </w:pPr>
      <w:r>
        <w:t xml:space="preserve">    </w:t>
      </w:r>
    </w:p>
    <w:p w14:paraId="1863635E" w14:textId="77777777" w:rsidR="002D3788" w:rsidRDefault="002D3788" w:rsidP="002D3788">
      <w:pPr>
        <w:pStyle w:val="Heading2"/>
      </w:pPr>
      <w:r>
        <w:t xml:space="preserve">    &lt;div class="navbar"&gt;</w:t>
      </w:r>
    </w:p>
    <w:p w14:paraId="37E7D023" w14:textId="77777777" w:rsidR="002D3788" w:rsidRDefault="002D3788" w:rsidP="002D3788">
      <w:pPr>
        <w:pStyle w:val="Heading2"/>
      </w:pPr>
      <w:r>
        <w:t xml:space="preserve">        &lt;a </w:t>
      </w:r>
      <w:proofErr w:type="spellStart"/>
      <w:r>
        <w:t>href</w:t>
      </w:r>
      <w:proofErr w:type="spellEnd"/>
      <w:r>
        <w:t>="#"&gt;&lt;/a&gt; &lt;</w:t>
      </w:r>
      <w:proofErr w:type="spellStart"/>
      <w:r>
        <w:t>img</w:t>
      </w:r>
      <w:proofErr w:type="spellEnd"/>
      <w:r>
        <w:t xml:space="preserve"> id =</w:t>
      </w:r>
      <w:proofErr w:type="spellStart"/>
      <w:r>
        <w:t>navimage</w:t>
      </w:r>
      <w:proofErr w:type="spellEnd"/>
      <w:r>
        <w:t xml:space="preserve"> </w:t>
      </w:r>
      <w:proofErr w:type="spellStart"/>
      <w:r>
        <w:t>src</w:t>
      </w:r>
      <w:proofErr w:type="spellEnd"/>
      <w:r>
        <w:t>="CRICK-HITS-LOGO.jpeg" alt="logo"&gt;</w:t>
      </w:r>
    </w:p>
    <w:p w14:paraId="53289107" w14:textId="77777777" w:rsidR="002D3788" w:rsidRDefault="002D3788" w:rsidP="002D3788">
      <w:pPr>
        <w:pStyle w:val="Heading2"/>
      </w:pPr>
      <w:r>
        <w:t xml:space="preserve">        &lt;a </w:t>
      </w:r>
      <w:proofErr w:type="spellStart"/>
      <w:r>
        <w:t>href</w:t>
      </w:r>
      <w:proofErr w:type="spellEnd"/>
      <w:r>
        <w:t>="#"&gt;&lt;</w:t>
      </w:r>
      <w:proofErr w:type="spellStart"/>
      <w:r>
        <w:t>i</w:t>
      </w:r>
      <w:proofErr w:type="spellEnd"/>
      <w:r>
        <w:t xml:space="preserve"> class="home"&gt;&lt;/</w:t>
      </w:r>
      <w:proofErr w:type="spellStart"/>
      <w:r>
        <w:t>i</w:t>
      </w:r>
      <w:proofErr w:type="spellEnd"/>
      <w:r>
        <w:t>&gt; Home&lt;/a&gt;</w:t>
      </w:r>
    </w:p>
    <w:p w14:paraId="565089DD" w14:textId="77777777" w:rsidR="002D3788" w:rsidRDefault="002D3788" w:rsidP="002D3788">
      <w:pPr>
        <w:pStyle w:val="Heading2"/>
      </w:pPr>
      <w:r>
        <w:t xml:space="preserve">        &lt;a </w:t>
      </w:r>
      <w:proofErr w:type="spellStart"/>
      <w:r>
        <w:t>href</w:t>
      </w:r>
      <w:proofErr w:type="spellEnd"/>
      <w:r>
        <w:t>="#"&gt;&lt;</w:t>
      </w:r>
      <w:proofErr w:type="spellStart"/>
      <w:r>
        <w:t>i</w:t>
      </w:r>
      <w:proofErr w:type="spellEnd"/>
      <w:r>
        <w:t xml:space="preserve"> class="buy"&gt;&lt;/</w:t>
      </w:r>
      <w:proofErr w:type="spellStart"/>
      <w:r>
        <w:t>i</w:t>
      </w:r>
      <w:proofErr w:type="spellEnd"/>
      <w:r>
        <w:t>&gt; Buy products&lt;/a&gt;</w:t>
      </w:r>
    </w:p>
    <w:p w14:paraId="6AC5D8B2" w14:textId="77777777" w:rsidR="002D3788" w:rsidRDefault="002D3788" w:rsidP="002D3788">
      <w:pPr>
        <w:pStyle w:val="Heading2"/>
      </w:pPr>
      <w:r>
        <w:t xml:space="preserve">        &lt;a </w:t>
      </w:r>
      <w:proofErr w:type="spellStart"/>
      <w:r>
        <w:t>href</w:t>
      </w:r>
      <w:proofErr w:type="spellEnd"/>
      <w:r>
        <w:t>="#"&gt;&lt;</w:t>
      </w:r>
      <w:proofErr w:type="spellStart"/>
      <w:r>
        <w:t>i</w:t>
      </w:r>
      <w:proofErr w:type="spellEnd"/>
      <w:r>
        <w:t xml:space="preserve"> class="about"&gt;&lt;/</w:t>
      </w:r>
      <w:proofErr w:type="spellStart"/>
      <w:r>
        <w:t>i</w:t>
      </w:r>
      <w:proofErr w:type="spellEnd"/>
      <w:r>
        <w:t>&gt;About&lt;/a&gt;</w:t>
      </w:r>
    </w:p>
    <w:p w14:paraId="431716B4" w14:textId="77777777" w:rsidR="002D3788" w:rsidRDefault="002D3788" w:rsidP="002D3788">
      <w:pPr>
        <w:pStyle w:val="Heading2"/>
      </w:pPr>
      <w:r>
        <w:t xml:space="preserve">        &lt;a </w:t>
      </w:r>
      <w:proofErr w:type="spellStart"/>
      <w:r>
        <w:t>href</w:t>
      </w:r>
      <w:proofErr w:type="spellEnd"/>
      <w:r>
        <w:t>="#"&gt;&lt;</w:t>
      </w:r>
      <w:proofErr w:type="spellStart"/>
      <w:r>
        <w:t>i</w:t>
      </w:r>
      <w:proofErr w:type="spellEnd"/>
      <w:r>
        <w:t xml:space="preserve"> class="sitemap"&gt;&lt;/</w:t>
      </w:r>
      <w:proofErr w:type="spellStart"/>
      <w:r>
        <w:t>i</w:t>
      </w:r>
      <w:proofErr w:type="spellEnd"/>
      <w:r>
        <w:t>&gt; Sitemap&lt;/a&gt;</w:t>
      </w:r>
    </w:p>
    <w:p w14:paraId="67CEE2E9" w14:textId="77777777" w:rsidR="002D3788" w:rsidRDefault="002D3788" w:rsidP="002D3788">
      <w:pPr>
        <w:pStyle w:val="Heading2"/>
      </w:pPr>
      <w:r>
        <w:t xml:space="preserve">        &lt;a </w:t>
      </w:r>
      <w:proofErr w:type="spellStart"/>
      <w:r>
        <w:t>href</w:t>
      </w:r>
      <w:proofErr w:type="spellEnd"/>
      <w:r>
        <w:t>="#"&gt;&lt;</w:t>
      </w:r>
      <w:proofErr w:type="spellStart"/>
      <w:r>
        <w:t>i</w:t>
      </w:r>
      <w:proofErr w:type="spellEnd"/>
      <w:r>
        <w:t xml:space="preserve"> class="query"&gt;&lt;/</w:t>
      </w:r>
      <w:proofErr w:type="spellStart"/>
      <w:r>
        <w:t>i</w:t>
      </w:r>
      <w:proofErr w:type="spellEnd"/>
      <w:r>
        <w:t>&gt;Query form&lt;/a&gt;</w:t>
      </w:r>
    </w:p>
    <w:p w14:paraId="06E3F797" w14:textId="77777777" w:rsidR="002D3788" w:rsidRDefault="002D3788" w:rsidP="002D3788">
      <w:pPr>
        <w:pStyle w:val="Heading2"/>
      </w:pPr>
      <w:r>
        <w:t xml:space="preserve">        &lt;a </w:t>
      </w:r>
      <w:proofErr w:type="spellStart"/>
      <w:r>
        <w:t>href</w:t>
      </w:r>
      <w:proofErr w:type="spellEnd"/>
      <w:r>
        <w:t>="#"&gt;&lt;</w:t>
      </w:r>
      <w:proofErr w:type="spellStart"/>
      <w:r>
        <w:t>i</w:t>
      </w:r>
      <w:proofErr w:type="spellEnd"/>
      <w:r>
        <w:t xml:space="preserve"> class="thumbnail"&gt;&lt;/</w:t>
      </w:r>
      <w:proofErr w:type="spellStart"/>
      <w:r>
        <w:t>i</w:t>
      </w:r>
      <w:proofErr w:type="spellEnd"/>
      <w:r>
        <w:t>&gt;Thumbnail&lt;/a&gt;</w:t>
      </w:r>
    </w:p>
    <w:p w14:paraId="729E0164" w14:textId="77777777" w:rsidR="002D3788" w:rsidRDefault="002D3788" w:rsidP="002D3788">
      <w:pPr>
        <w:pStyle w:val="Heading2"/>
      </w:pPr>
      <w:r>
        <w:t xml:space="preserve">    </w:t>
      </w:r>
    </w:p>
    <w:p w14:paraId="32A8599B" w14:textId="77777777" w:rsidR="002D3788" w:rsidRDefault="002D3788" w:rsidP="002D3788">
      <w:pPr>
        <w:pStyle w:val="Heading2"/>
      </w:pPr>
      <w:r>
        <w:t xml:space="preserve">    </w:t>
      </w:r>
    </w:p>
    <w:p w14:paraId="7F8267F2" w14:textId="77777777" w:rsidR="002D3788" w:rsidRDefault="002D3788" w:rsidP="002D3788">
      <w:pPr>
        <w:pStyle w:val="Heading2"/>
      </w:pPr>
      <w:r>
        <w:t xml:space="preserve">    </w:t>
      </w:r>
    </w:p>
    <w:p w14:paraId="48DAAA8C" w14:textId="77777777" w:rsidR="002D3788" w:rsidRDefault="002D3788" w:rsidP="002D3788">
      <w:pPr>
        <w:pStyle w:val="Heading2"/>
      </w:pPr>
      <w:r>
        <w:t xml:space="preserve">    &lt;/div&gt;</w:t>
      </w:r>
    </w:p>
    <w:p w14:paraId="07CD8B9D" w14:textId="77777777" w:rsidR="002D3788" w:rsidRDefault="002D3788" w:rsidP="002D3788">
      <w:pPr>
        <w:pStyle w:val="Heading2"/>
      </w:pPr>
    </w:p>
    <w:p w14:paraId="7371B5D6" w14:textId="77777777" w:rsidR="002D3788" w:rsidRDefault="002D3788" w:rsidP="002D3788">
      <w:pPr>
        <w:pStyle w:val="Heading2"/>
      </w:pPr>
    </w:p>
    <w:p w14:paraId="6C59CE99" w14:textId="77777777" w:rsidR="002D3788" w:rsidRDefault="002D3788" w:rsidP="002D3788">
      <w:pPr>
        <w:pStyle w:val="Heading2"/>
      </w:pPr>
      <w:r>
        <w:t xml:space="preserve">    &lt;h2&gt;Student Details&lt;/h2&gt;</w:t>
      </w:r>
    </w:p>
    <w:p w14:paraId="4C57A729" w14:textId="77777777" w:rsidR="002D3788" w:rsidRDefault="002D3788" w:rsidP="002D3788">
      <w:pPr>
        <w:pStyle w:val="Heading2"/>
      </w:pPr>
      <w:r>
        <w:t xml:space="preserve">    &lt;div class="container"&gt;</w:t>
      </w:r>
    </w:p>
    <w:p w14:paraId="59B4B92B" w14:textId="77777777" w:rsidR="002D3788" w:rsidRDefault="002D3788" w:rsidP="002D3788">
      <w:pPr>
        <w:pStyle w:val="Heading2"/>
      </w:pPr>
      <w:r>
        <w:lastRenderedPageBreak/>
        <w:t xml:space="preserve">        &lt;div class="box"&gt;</w:t>
      </w:r>
    </w:p>
    <w:p w14:paraId="05308855" w14:textId="77777777" w:rsidR="002D3788" w:rsidRDefault="002D3788" w:rsidP="002D3788">
      <w:pPr>
        <w:pStyle w:val="Heading2"/>
      </w:pPr>
      <w:r>
        <w:t xml:space="preserve">            &lt;div class="</w:t>
      </w:r>
      <w:proofErr w:type="spellStart"/>
      <w:r>
        <w:t>imgBx</w:t>
      </w:r>
      <w:proofErr w:type="spellEnd"/>
      <w:r>
        <w:t>"&gt;</w:t>
      </w:r>
    </w:p>
    <w:p w14:paraId="31EAD2F6" w14:textId="77777777" w:rsidR="002D3788" w:rsidRDefault="002D3788" w:rsidP="002D3788">
      <w:pPr>
        <w:pStyle w:val="Heading2"/>
      </w:pPr>
      <w:r>
        <w:t xml:space="preserve">                &lt;</w:t>
      </w:r>
      <w:proofErr w:type="spellStart"/>
      <w:r>
        <w:t>img</w:t>
      </w:r>
      <w:proofErr w:type="spellEnd"/>
      <w:r>
        <w:t xml:space="preserve"> </w:t>
      </w:r>
      <w:proofErr w:type="spellStart"/>
      <w:r>
        <w:t>src</w:t>
      </w:r>
      <w:proofErr w:type="spellEnd"/>
      <w:r>
        <w:t>="Dinil2.JPEG" alt="Dinil Jayatunge, Student 3"&gt;</w:t>
      </w:r>
    </w:p>
    <w:p w14:paraId="18ABF60B" w14:textId="77777777" w:rsidR="002D3788" w:rsidRDefault="002D3788" w:rsidP="002D3788">
      <w:pPr>
        <w:pStyle w:val="Heading2"/>
      </w:pPr>
      <w:r>
        <w:t xml:space="preserve">            &lt;/div&gt;</w:t>
      </w:r>
    </w:p>
    <w:p w14:paraId="180AD333" w14:textId="77777777" w:rsidR="002D3788" w:rsidRDefault="002D3788" w:rsidP="002D3788">
      <w:pPr>
        <w:pStyle w:val="Heading2"/>
      </w:pPr>
      <w:r>
        <w:t xml:space="preserve">            &lt;div class="content"&gt;</w:t>
      </w:r>
    </w:p>
    <w:p w14:paraId="7254FEC7" w14:textId="77777777" w:rsidR="002D3788" w:rsidRDefault="002D3788" w:rsidP="002D3788">
      <w:pPr>
        <w:pStyle w:val="Heading2"/>
      </w:pPr>
      <w:r>
        <w:t xml:space="preserve">                &lt;h2&gt;Dinil Jayatunge, Student 3&lt;/h2&gt;</w:t>
      </w:r>
    </w:p>
    <w:p w14:paraId="41BEFB6C" w14:textId="77777777" w:rsidR="002D3788" w:rsidRDefault="002D3788" w:rsidP="002D3788">
      <w:pPr>
        <w:pStyle w:val="Heading2"/>
      </w:pPr>
      <w:r>
        <w:t xml:space="preserve">            &lt;/div&gt;</w:t>
      </w:r>
    </w:p>
    <w:p w14:paraId="56C04410" w14:textId="77777777" w:rsidR="002D3788" w:rsidRDefault="002D3788" w:rsidP="002D3788">
      <w:pPr>
        <w:pStyle w:val="Heading2"/>
      </w:pPr>
      <w:r>
        <w:t xml:space="preserve">        &lt;/div&gt;</w:t>
      </w:r>
    </w:p>
    <w:p w14:paraId="28FFEDE2" w14:textId="77777777" w:rsidR="002D3788" w:rsidRDefault="002D3788" w:rsidP="002D3788">
      <w:pPr>
        <w:pStyle w:val="Heading2"/>
      </w:pPr>
      <w:r>
        <w:t xml:space="preserve">    &lt;/div&gt;</w:t>
      </w:r>
    </w:p>
    <w:p w14:paraId="7D55C94B" w14:textId="77777777" w:rsidR="002D3788" w:rsidRDefault="002D3788" w:rsidP="002D3788">
      <w:pPr>
        <w:pStyle w:val="Heading2"/>
      </w:pPr>
    </w:p>
    <w:p w14:paraId="5F184C6A" w14:textId="77777777" w:rsidR="002D3788" w:rsidRDefault="002D3788" w:rsidP="002D3788">
      <w:pPr>
        <w:pStyle w:val="Heading2"/>
      </w:pPr>
      <w:r>
        <w:t xml:space="preserve">    &lt;div class="container"&gt;</w:t>
      </w:r>
    </w:p>
    <w:p w14:paraId="42385640" w14:textId="77777777" w:rsidR="002D3788" w:rsidRDefault="002D3788" w:rsidP="002D3788">
      <w:pPr>
        <w:pStyle w:val="Heading2"/>
      </w:pPr>
      <w:r>
        <w:t xml:space="preserve">        &lt;div class="box"&gt;</w:t>
      </w:r>
    </w:p>
    <w:p w14:paraId="0651A3A1" w14:textId="77777777" w:rsidR="002D3788" w:rsidRDefault="002D3788" w:rsidP="002D3788">
      <w:pPr>
        <w:pStyle w:val="Heading2"/>
      </w:pPr>
      <w:r>
        <w:t xml:space="preserve">            &lt;div class="</w:t>
      </w:r>
      <w:proofErr w:type="spellStart"/>
      <w:r>
        <w:t>imgBx</w:t>
      </w:r>
      <w:proofErr w:type="spellEnd"/>
      <w:r>
        <w:t>"&gt;</w:t>
      </w:r>
    </w:p>
    <w:p w14:paraId="04FF0AD1" w14:textId="77777777" w:rsidR="002D3788" w:rsidRDefault="002D3788" w:rsidP="002D3788">
      <w:pPr>
        <w:pStyle w:val="Heading2"/>
      </w:pPr>
      <w:r>
        <w:t xml:space="preserve">                &lt;</w:t>
      </w:r>
      <w:proofErr w:type="spellStart"/>
      <w:r>
        <w:t>img</w:t>
      </w:r>
      <w:proofErr w:type="spellEnd"/>
      <w:r>
        <w:t xml:space="preserve"> </w:t>
      </w:r>
      <w:proofErr w:type="spellStart"/>
      <w:r>
        <w:t>src</w:t>
      </w:r>
      <w:proofErr w:type="spellEnd"/>
      <w:r>
        <w:t>="IMG-20220327-WA0000.JPG" alt="</w:t>
      </w:r>
      <w:proofErr w:type="spellStart"/>
      <w:r>
        <w:t>Denith</w:t>
      </w:r>
      <w:proofErr w:type="spellEnd"/>
      <w:r>
        <w:t xml:space="preserve"> </w:t>
      </w:r>
      <w:proofErr w:type="spellStart"/>
      <w:r>
        <w:t>Pramuditha</w:t>
      </w:r>
      <w:proofErr w:type="spellEnd"/>
      <w:r>
        <w:t>, Student 1"&gt;</w:t>
      </w:r>
    </w:p>
    <w:p w14:paraId="474EB7A9" w14:textId="77777777" w:rsidR="002D3788" w:rsidRDefault="002D3788" w:rsidP="002D3788">
      <w:pPr>
        <w:pStyle w:val="Heading2"/>
      </w:pPr>
      <w:r>
        <w:t xml:space="preserve">            &lt;/div&gt;</w:t>
      </w:r>
    </w:p>
    <w:p w14:paraId="31E8B007" w14:textId="77777777" w:rsidR="002D3788" w:rsidRDefault="002D3788" w:rsidP="002D3788">
      <w:pPr>
        <w:pStyle w:val="Heading2"/>
      </w:pPr>
      <w:r>
        <w:t xml:space="preserve">            &lt;div class="content"&gt;</w:t>
      </w:r>
    </w:p>
    <w:p w14:paraId="46B5CA05" w14:textId="77777777" w:rsidR="002D3788" w:rsidRDefault="002D3788" w:rsidP="002D3788">
      <w:pPr>
        <w:pStyle w:val="Heading2"/>
      </w:pPr>
      <w:r>
        <w:t xml:space="preserve">                &lt;h2&gt;</w:t>
      </w:r>
      <w:proofErr w:type="spellStart"/>
      <w:r>
        <w:t>Denith</w:t>
      </w:r>
      <w:proofErr w:type="spellEnd"/>
      <w:r>
        <w:t xml:space="preserve"> </w:t>
      </w:r>
      <w:proofErr w:type="spellStart"/>
      <w:r>
        <w:t>Pramuditha</w:t>
      </w:r>
      <w:proofErr w:type="spellEnd"/>
      <w:r>
        <w:t>, Student 1&lt;/h2&gt;</w:t>
      </w:r>
    </w:p>
    <w:p w14:paraId="4713F49D" w14:textId="77777777" w:rsidR="002D3788" w:rsidRDefault="002D3788" w:rsidP="002D3788">
      <w:pPr>
        <w:pStyle w:val="Heading2"/>
      </w:pPr>
      <w:r>
        <w:t xml:space="preserve">            &lt;/div&gt;</w:t>
      </w:r>
    </w:p>
    <w:p w14:paraId="639BF9DC" w14:textId="77777777" w:rsidR="002D3788" w:rsidRDefault="002D3788" w:rsidP="002D3788">
      <w:pPr>
        <w:pStyle w:val="Heading2"/>
      </w:pPr>
      <w:r>
        <w:t xml:space="preserve">        &lt;/div&gt;</w:t>
      </w:r>
    </w:p>
    <w:p w14:paraId="71CD4A0E" w14:textId="77777777" w:rsidR="002D3788" w:rsidRDefault="002D3788" w:rsidP="002D3788">
      <w:pPr>
        <w:pStyle w:val="Heading2"/>
      </w:pPr>
      <w:r>
        <w:t xml:space="preserve">    &lt;/div&gt;</w:t>
      </w:r>
    </w:p>
    <w:p w14:paraId="6B9EF2D2" w14:textId="77777777" w:rsidR="002D3788" w:rsidRDefault="002D3788" w:rsidP="002D3788">
      <w:pPr>
        <w:pStyle w:val="Heading2"/>
      </w:pPr>
    </w:p>
    <w:p w14:paraId="4BD64651" w14:textId="77777777" w:rsidR="002D3788" w:rsidRDefault="002D3788" w:rsidP="002D3788">
      <w:pPr>
        <w:pStyle w:val="Heading2"/>
      </w:pPr>
      <w:r>
        <w:t xml:space="preserve">    &lt;div class="container"&gt;</w:t>
      </w:r>
    </w:p>
    <w:p w14:paraId="76547E25" w14:textId="77777777" w:rsidR="002D3788" w:rsidRDefault="002D3788" w:rsidP="002D3788">
      <w:pPr>
        <w:pStyle w:val="Heading2"/>
      </w:pPr>
      <w:r>
        <w:t xml:space="preserve">        &lt;div class="box"&gt;</w:t>
      </w:r>
    </w:p>
    <w:p w14:paraId="227840C9" w14:textId="77777777" w:rsidR="002D3788" w:rsidRDefault="002D3788" w:rsidP="002D3788">
      <w:pPr>
        <w:pStyle w:val="Heading2"/>
      </w:pPr>
      <w:r>
        <w:t xml:space="preserve">            &lt;div class="</w:t>
      </w:r>
      <w:proofErr w:type="spellStart"/>
      <w:r>
        <w:t>imgBx</w:t>
      </w:r>
      <w:proofErr w:type="spellEnd"/>
      <w:r>
        <w:t>"&gt;</w:t>
      </w:r>
    </w:p>
    <w:p w14:paraId="7A5A35DC" w14:textId="77777777" w:rsidR="002D3788" w:rsidRDefault="002D3788" w:rsidP="002D3788">
      <w:pPr>
        <w:pStyle w:val="Heading2"/>
      </w:pPr>
      <w:r>
        <w:t xml:space="preserve">                &lt;</w:t>
      </w:r>
      <w:proofErr w:type="spellStart"/>
      <w:r>
        <w:t>img</w:t>
      </w:r>
      <w:proofErr w:type="spellEnd"/>
      <w:r>
        <w:t xml:space="preserve"> </w:t>
      </w:r>
      <w:proofErr w:type="spellStart"/>
      <w:r>
        <w:t>src</w:t>
      </w:r>
      <w:proofErr w:type="spellEnd"/>
      <w:r>
        <w:t>="IMG-20220327-WA0001.JPG" alt="</w:t>
      </w:r>
      <w:proofErr w:type="spellStart"/>
      <w:r>
        <w:t>Sathiyamurthi</w:t>
      </w:r>
      <w:proofErr w:type="spellEnd"/>
      <w:r>
        <w:t xml:space="preserve"> </w:t>
      </w:r>
      <w:proofErr w:type="spellStart"/>
      <w:r>
        <w:t>Dilukshan</w:t>
      </w:r>
      <w:proofErr w:type="spellEnd"/>
      <w:r>
        <w:t>, Student 4"&gt;</w:t>
      </w:r>
    </w:p>
    <w:p w14:paraId="71D126C4" w14:textId="77777777" w:rsidR="002D3788" w:rsidRDefault="002D3788" w:rsidP="002D3788">
      <w:pPr>
        <w:pStyle w:val="Heading2"/>
      </w:pPr>
      <w:r>
        <w:t xml:space="preserve">            &lt;/div&gt;</w:t>
      </w:r>
    </w:p>
    <w:p w14:paraId="7FC91221" w14:textId="77777777" w:rsidR="002D3788" w:rsidRDefault="002D3788" w:rsidP="002D3788">
      <w:pPr>
        <w:pStyle w:val="Heading2"/>
      </w:pPr>
      <w:r>
        <w:lastRenderedPageBreak/>
        <w:t xml:space="preserve">            &lt;div class="content"&gt;</w:t>
      </w:r>
    </w:p>
    <w:p w14:paraId="5FC96F9A" w14:textId="77777777" w:rsidR="002D3788" w:rsidRDefault="002D3788" w:rsidP="002D3788">
      <w:pPr>
        <w:pStyle w:val="Heading2"/>
      </w:pPr>
      <w:r>
        <w:t xml:space="preserve">                &lt;h2&gt;</w:t>
      </w:r>
      <w:proofErr w:type="spellStart"/>
      <w:r>
        <w:t>Sathiyamurthi</w:t>
      </w:r>
      <w:proofErr w:type="spellEnd"/>
      <w:r>
        <w:t xml:space="preserve"> </w:t>
      </w:r>
      <w:proofErr w:type="spellStart"/>
      <w:r>
        <w:t>Dilukshan</w:t>
      </w:r>
      <w:proofErr w:type="spellEnd"/>
      <w:r>
        <w:t>, Student 4&lt;/h2&gt;</w:t>
      </w:r>
    </w:p>
    <w:p w14:paraId="4DCB4B46" w14:textId="77777777" w:rsidR="002D3788" w:rsidRDefault="002D3788" w:rsidP="002D3788">
      <w:pPr>
        <w:pStyle w:val="Heading2"/>
      </w:pPr>
      <w:r>
        <w:t xml:space="preserve">            &lt;/div&gt;</w:t>
      </w:r>
    </w:p>
    <w:p w14:paraId="0B139E97" w14:textId="77777777" w:rsidR="002D3788" w:rsidRDefault="002D3788" w:rsidP="002D3788">
      <w:pPr>
        <w:pStyle w:val="Heading2"/>
      </w:pPr>
      <w:r>
        <w:t xml:space="preserve">        &lt;/div&gt;</w:t>
      </w:r>
    </w:p>
    <w:p w14:paraId="0AB7B863" w14:textId="77777777" w:rsidR="002D3788" w:rsidRDefault="002D3788" w:rsidP="002D3788">
      <w:pPr>
        <w:pStyle w:val="Heading2"/>
      </w:pPr>
      <w:r>
        <w:t xml:space="preserve">    &lt;/div&gt;</w:t>
      </w:r>
    </w:p>
    <w:p w14:paraId="452963EA" w14:textId="77777777" w:rsidR="002D3788" w:rsidRDefault="002D3788" w:rsidP="002D3788">
      <w:pPr>
        <w:pStyle w:val="Heading2"/>
      </w:pPr>
    </w:p>
    <w:p w14:paraId="5FEAD974" w14:textId="77777777" w:rsidR="002D3788" w:rsidRDefault="002D3788" w:rsidP="002D3788">
      <w:pPr>
        <w:pStyle w:val="Heading2"/>
      </w:pPr>
      <w:r>
        <w:t xml:space="preserve">    &lt;div class="container"&gt;</w:t>
      </w:r>
    </w:p>
    <w:p w14:paraId="4FA521FD" w14:textId="77777777" w:rsidR="002D3788" w:rsidRDefault="002D3788" w:rsidP="002D3788">
      <w:pPr>
        <w:pStyle w:val="Heading2"/>
      </w:pPr>
      <w:r>
        <w:t xml:space="preserve">        &lt;div class="box"&gt;</w:t>
      </w:r>
    </w:p>
    <w:p w14:paraId="0D15C180" w14:textId="77777777" w:rsidR="002D3788" w:rsidRDefault="002D3788" w:rsidP="002D3788">
      <w:pPr>
        <w:pStyle w:val="Heading2"/>
      </w:pPr>
      <w:r>
        <w:t xml:space="preserve">            &lt;div class="</w:t>
      </w:r>
      <w:proofErr w:type="spellStart"/>
      <w:r>
        <w:t>imgBx</w:t>
      </w:r>
      <w:proofErr w:type="spellEnd"/>
      <w:r>
        <w:t>"&gt;</w:t>
      </w:r>
    </w:p>
    <w:p w14:paraId="16AD1622" w14:textId="77777777" w:rsidR="002D3788" w:rsidRDefault="002D3788" w:rsidP="002D3788">
      <w:pPr>
        <w:pStyle w:val="Heading2"/>
      </w:pPr>
      <w:r>
        <w:t xml:space="preserve">                &lt;</w:t>
      </w:r>
      <w:proofErr w:type="spellStart"/>
      <w:r>
        <w:t>img</w:t>
      </w:r>
      <w:proofErr w:type="spellEnd"/>
      <w:r>
        <w:t xml:space="preserve"> </w:t>
      </w:r>
      <w:proofErr w:type="spellStart"/>
      <w:r>
        <w:t>src</w:t>
      </w:r>
      <w:proofErr w:type="spellEnd"/>
      <w:r>
        <w:t>="IMG-20220327-WA0002.JPG" alt="</w:t>
      </w:r>
      <w:proofErr w:type="spellStart"/>
      <w:r>
        <w:t>Ravindu</w:t>
      </w:r>
      <w:proofErr w:type="spellEnd"/>
      <w:r>
        <w:t xml:space="preserve"> </w:t>
      </w:r>
      <w:proofErr w:type="spellStart"/>
      <w:r>
        <w:t>Wijesekara</w:t>
      </w:r>
      <w:proofErr w:type="spellEnd"/>
      <w:r>
        <w:t>, student 2"&gt;</w:t>
      </w:r>
    </w:p>
    <w:p w14:paraId="0936C689" w14:textId="77777777" w:rsidR="002D3788" w:rsidRDefault="002D3788" w:rsidP="002D3788">
      <w:pPr>
        <w:pStyle w:val="Heading2"/>
      </w:pPr>
      <w:r>
        <w:t xml:space="preserve">            &lt;/div&gt;</w:t>
      </w:r>
    </w:p>
    <w:p w14:paraId="156B2161" w14:textId="77777777" w:rsidR="002D3788" w:rsidRDefault="002D3788" w:rsidP="002D3788">
      <w:pPr>
        <w:pStyle w:val="Heading2"/>
      </w:pPr>
      <w:r>
        <w:t xml:space="preserve">            &lt;div class="content"&gt;</w:t>
      </w:r>
    </w:p>
    <w:p w14:paraId="49EC5523" w14:textId="77777777" w:rsidR="002D3788" w:rsidRDefault="002D3788" w:rsidP="002D3788">
      <w:pPr>
        <w:pStyle w:val="Heading2"/>
      </w:pPr>
      <w:r>
        <w:t xml:space="preserve">                &lt;h2&gt;</w:t>
      </w:r>
      <w:proofErr w:type="spellStart"/>
      <w:r>
        <w:t>Ravindu</w:t>
      </w:r>
      <w:proofErr w:type="spellEnd"/>
      <w:r>
        <w:t xml:space="preserve"> </w:t>
      </w:r>
      <w:proofErr w:type="spellStart"/>
      <w:r>
        <w:t>Wijesekara</w:t>
      </w:r>
      <w:proofErr w:type="spellEnd"/>
      <w:r>
        <w:t>, Student 2&lt;/h2&gt;</w:t>
      </w:r>
    </w:p>
    <w:p w14:paraId="0A8B03D3" w14:textId="77777777" w:rsidR="002D3788" w:rsidRDefault="002D3788" w:rsidP="002D3788">
      <w:pPr>
        <w:pStyle w:val="Heading2"/>
      </w:pPr>
      <w:r>
        <w:t xml:space="preserve">                </w:t>
      </w:r>
    </w:p>
    <w:p w14:paraId="121E5C8B" w14:textId="77777777" w:rsidR="002D3788" w:rsidRDefault="002D3788" w:rsidP="002D3788">
      <w:pPr>
        <w:pStyle w:val="Heading2"/>
      </w:pPr>
      <w:r>
        <w:t xml:space="preserve">            &lt;/div&gt;</w:t>
      </w:r>
    </w:p>
    <w:p w14:paraId="31D0FE63" w14:textId="77777777" w:rsidR="002D3788" w:rsidRDefault="002D3788" w:rsidP="002D3788">
      <w:pPr>
        <w:pStyle w:val="Heading2"/>
      </w:pPr>
      <w:r>
        <w:t xml:space="preserve">        &lt;/div&gt;</w:t>
      </w:r>
    </w:p>
    <w:p w14:paraId="39BBF727" w14:textId="77777777" w:rsidR="002D3788" w:rsidRDefault="002D3788" w:rsidP="002D3788">
      <w:pPr>
        <w:pStyle w:val="Heading2"/>
      </w:pPr>
      <w:r>
        <w:t xml:space="preserve">    &lt;/div&gt;</w:t>
      </w:r>
    </w:p>
    <w:p w14:paraId="7B056F2D" w14:textId="77777777" w:rsidR="002D3788" w:rsidRDefault="002D3788" w:rsidP="002D3788">
      <w:pPr>
        <w:pStyle w:val="Heading2"/>
      </w:pPr>
    </w:p>
    <w:p w14:paraId="1A8713A7" w14:textId="77777777" w:rsidR="002D3788" w:rsidRDefault="002D3788" w:rsidP="002D3788">
      <w:pPr>
        <w:pStyle w:val="Heading2"/>
      </w:pPr>
    </w:p>
    <w:p w14:paraId="4B099C59" w14:textId="77777777" w:rsidR="002D3788" w:rsidRDefault="002D3788" w:rsidP="002D3788">
      <w:pPr>
        <w:pStyle w:val="Heading2"/>
      </w:pPr>
    </w:p>
    <w:p w14:paraId="4ABFE264" w14:textId="77777777" w:rsidR="002D3788" w:rsidRDefault="002D3788" w:rsidP="002D3788">
      <w:pPr>
        <w:pStyle w:val="Heading2"/>
      </w:pPr>
    </w:p>
    <w:p w14:paraId="3E5CEAEC" w14:textId="77777777" w:rsidR="002D3788" w:rsidRDefault="002D3788" w:rsidP="002D3788">
      <w:pPr>
        <w:pStyle w:val="Heading2"/>
      </w:pPr>
    </w:p>
    <w:p w14:paraId="0DAD3C59" w14:textId="77777777" w:rsidR="002D3788" w:rsidRDefault="002D3788" w:rsidP="002D3788">
      <w:pPr>
        <w:pStyle w:val="Heading2"/>
      </w:pPr>
    </w:p>
    <w:p w14:paraId="49F0E94A" w14:textId="77777777" w:rsidR="002D3788" w:rsidRDefault="002D3788" w:rsidP="002D3788">
      <w:pPr>
        <w:pStyle w:val="Heading2"/>
      </w:pPr>
    </w:p>
    <w:p w14:paraId="3A32963F" w14:textId="77777777" w:rsidR="002D3788" w:rsidRDefault="002D3788" w:rsidP="002D3788">
      <w:pPr>
        <w:pStyle w:val="Heading2"/>
      </w:pPr>
    </w:p>
    <w:p w14:paraId="41BACAF9" w14:textId="77777777" w:rsidR="002D3788" w:rsidRDefault="002D3788" w:rsidP="002D3788">
      <w:pPr>
        <w:pStyle w:val="Heading2"/>
      </w:pPr>
    </w:p>
    <w:p w14:paraId="3609955D" w14:textId="77777777" w:rsidR="002D3788" w:rsidRDefault="002D3788" w:rsidP="002D3788">
      <w:pPr>
        <w:pStyle w:val="Heading2"/>
      </w:pPr>
    </w:p>
    <w:p w14:paraId="28B3E1A2" w14:textId="77777777" w:rsidR="002D3788" w:rsidRDefault="002D3788" w:rsidP="002D3788">
      <w:pPr>
        <w:pStyle w:val="Heading2"/>
      </w:pPr>
    </w:p>
    <w:p w14:paraId="17E3DD52" w14:textId="77777777" w:rsidR="002D3788" w:rsidRDefault="002D3788" w:rsidP="002D3788">
      <w:pPr>
        <w:pStyle w:val="Heading2"/>
      </w:pPr>
    </w:p>
    <w:p w14:paraId="1BAE419F" w14:textId="77777777" w:rsidR="002D3788" w:rsidRDefault="002D3788" w:rsidP="002D3788">
      <w:pPr>
        <w:pStyle w:val="Heading2"/>
      </w:pPr>
    </w:p>
    <w:p w14:paraId="07183866" w14:textId="77777777" w:rsidR="002D3788" w:rsidRDefault="002D3788" w:rsidP="002D3788">
      <w:pPr>
        <w:pStyle w:val="Heading2"/>
      </w:pPr>
    </w:p>
    <w:p w14:paraId="4738470B" w14:textId="77777777" w:rsidR="002D3788" w:rsidRDefault="002D3788" w:rsidP="002D3788">
      <w:pPr>
        <w:pStyle w:val="Heading2"/>
      </w:pPr>
      <w:r>
        <w:t>&lt;/body&gt;</w:t>
      </w:r>
    </w:p>
    <w:p w14:paraId="550A4E5B" w14:textId="77777777" w:rsidR="002D3788" w:rsidRDefault="002D3788" w:rsidP="002D3788">
      <w:pPr>
        <w:pStyle w:val="Heading2"/>
      </w:pPr>
      <w:r>
        <w:t xml:space="preserve">   </w:t>
      </w:r>
    </w:p>
    <w:p w14:paraId="076CDF57" w14:textId="77777777" w:rsidR="002D3788" w:rsidRDefault="002D3788" w:rsidP="002D3788">
      <w:pPr>
        <w:pStyle w:val="Heading2"/>
      </w:pPr>
      <w:r>
        <w:t xml:space="preserve">    </w:t>
      </w:r>
    </w:p>
    <w:p w14:paraId="5FD480A4" w14:textId="5B3C9B4F" w:rsidR="00EA247D" w:rsidRDefault="002D3788" w:rsidP="002D3788">
      <w:pPr>
        <w:pStyle w:val="Heading2"/>
      </w:pPr>
      <w:r>
        <w:t>&lt;/html&gt;</w:t>
      </w:r>
    </w:p>
    <w:p w14:paraId="3F1F0BD4" w14:textId="25158D99" w:rsidR="002D3788" w:rsidRDefault="002D3788" w:rsidP="002D3788"/>
    <w:p w14:paraId="46E5E84B" w14:textId="20C59D75" w:rsidR="002D3788" w:rsidRDefault="002D3788" w:rsidP="002D3788">
      <w:r>
        <w:t>Filename-Images.css</w:t>
      </w:r>
    </w:p>
    <w:p w14:paraId="07E0FA8F" w14:textId="77777777" w:rsidR="002D3788" w:rsidRDefault="002D3788" w:rsidP="002D3788"/>
    <w:p w14:paraId="072C3B0C" w14:textId="4EFE2BBE" w:rsidR="002D3788" w:rsidRDefault="002D3788" w:rsidP="002D3788">
      <w:r>
        <w:t>#</w:t>
      </w:r>
      <w:proofErr w:type="gramStart"/>
      <w:r>
        <w:t>navimage{</w:t>
      </w:r>
      <w:proofErr w:type="gramEnd"/>
    </w:p>
    <w:p w14:paraId="46E1F055" w14:textId="77777777" w:rsidR="002D3788" w:rsidRDefault="002D3788" w:rsidP="002D3788">
      <w:r>
        <w:t xml:space="preserve">    width:</w:t>
      </w:r>
      <w:proofErr w:type="gramStart"/>
      <w:r>
        <w:t>120px;</w:t>
      </w:r>
      <w:proofErr w:type="gramEnd"/>
    </w:p>
    <w:p w14:paraId="64CDD6D3" w14:textId="77777777" w:rsidR="002D3788" w:rsidRDefault="002D3788" w:rsidP="002D3788">
      <w:r>
        <w:t xml:space="preserve">    float: </w:t>
      </w:r>
      <w:proofErr w:type="gramStart"/>
      <w:r>
        <w:t>left;</w:t>
      </w:r>
      <w:proofErr w:type="gramEnd"/>
    </w:p>
    <w:p w14:paraId="47B756B6" w14:textId="77777777" w:rsidR="002D3788" w:rsidRDefault="002D3788" w:rsidP="002D3788"/>
    <w:p w14:paraId="5F8659D5" w14:textId="77777777" w:rsidR="002D3788" w:rsidRDefault="002D3788" w:rsidP="002D3788">
      <w:r>
        <w:t>}</w:t>
      </w:r>
    </w:p>
    <w:p w14:paraId="403138CA" w14:textId="77777777" w:rsidR="002D3788" w:rsidRDefault="002D3788" w:rsidP="002D3788"/>
    <w:p w14:paraId="3B5C7340" w14:textId="77777777" w:rsidR="002D3788" w:rsidRDefault="002D3788" w:rsidP="002D3788"/>
    <w:p w14:paraId="64BE3E3B" w14:textId="77777777" w:rsidR="002D3788" w:rsidRDefault="002D3788" w:rsidP="002D3788"/>
    <w:p w14:paraId="7166516B" w14:textId="77777777" w:rsidR="002D3788" w:rsidRDefault="002D3788" w:rsidP="002D3788">
      <w:proofErr w:type="gramStart"/>
      <w:r>
        <w:t>.navbar</w:t>
      </w:r>
      <w:proofErr w:type="gramEnd"/>
      <w:r>
        <w:t xml:space="preserve"> {</w:t>
      </w:r>
    </w:p>
    <w:p w14:paraId="7D4E7CF7" w14:textId="77777777" w:rsidR="002D3788" w:rsidRDefault="002D3788" w:rsidP="002D3788">
      <w:r>
        <w:t xml:space="preserve">    width: </w:t>
      </w:r>
      <w:proofErr w:type="gramStart"/>
      <w:r>
        <w:t>100%;</w:t>
      </w:r>
      <w:proofErr w:type="gramEnd"/>
    </w:p>
    <w:p w14:paraId="471CFCC0" w14:textId="77777777" w:rsidR="002D3788" w:rsidRDefault="002D3788" w:rsidP="002D3788">
      <w:r>
        <w:t xml:space="preserve">    background-color: </w:t>
      </w:r>
      <w:proofErr w:type="spellStart"/>
      <w:proofErr w:type="gramStart"/>
      <w:r>
        <w:t>skyblue</w:t>
      </w:r>
      <w:proofErr w:type="spellEnd"/>
      <w:r>
        <w:t>;</w:t>
      </w:r>
      <w:proofErr w:type="gramEnd"/>
    </w:p>
    <w:p w14:paraId="3E1936AE" w14:textId="77777777" w:rsidR="002D3788" w:rsidRDefault="002D3788" w:rsidP="002D3788">
      <w:r>
        <w:t xml:space="preserve">    overflow: </w:t>
      </w:r>
      <w:proofErr w:type="gramStart"/>
      <w:r>
        <w:t>auto;</w:t>
      </w:r>
      <w:proofErr w:type="gramEnd"/>
    </w:p>
    <w:p w14:paraId="68537E63" w14:textId="77777777" w:rsidR="002D3788" w:rsidRDefault="002D3788" w:rsidP="002D3788">
      <w:r>
        <w:t xml:space="preserve">    margin-top: </w:t>
      </w:r>
      <w:proofErr w:type="gramStart"/>
      <w:r>
        <w:t>10px;</w:t>
      </w:r>
      <w:proofErr w:type="gramEnd"/>
    </w:p>
    <w:p w14:paraId="66247940" w14:textId="77777777" w:rsidR="002D3788" w:rsidRDefault="002D3788" w:rsidP="002D3788"/>
    <w:p w14:paraId="204C6B90" w14:textId="77777777" w:rsidR="002D3788" w:rsidRDefault="002D3788" w:rsidP="002D3788"/>
    <w:p w14:paraId="2EC72897" w14:textId="77777777" w:rsidR="002D3788" w:rsidRDefault="002D3788" w:rsidP="002D3788">
      <w:r>
        <w:t>}</w:t>
      </w:r>
    </w:p>
    <w:p w14:paraId="296CE1F4" w14:textId="77777777" w:rsidR="002D3788" w:rsidRDefault="002D3788" w:rsidP="002D3788">
      <w:proofErr w:type="gramStart"/>
      <w:r>
        <w:t>.navbar</w:t>
      </w:r>
      <w:proofErr w:type="gramEnd"/>
      <w:r>
        <w:t xml:space="preserve"> a {</w:t>
      </w:r>
    </w:p>
    <w:p w14:paraId="512510DA" w14:textId="77777777" w:rsidR="002D3788" w:rsidRDefault="002D3788" w:rsidP="002D3788">
      <w:r>
        <w:t xml:space="preserve">    float: </w:t>
      </w:r>
      <w:proofErr w:type="gramStart"/>
      <w:r>
        <w:t>left;</w:t>
      </w:r>
      <w:proofErr w:type="gramEnd"/>
    </w:p>
    <w:p w14:paraId="1604526A" w14:textId="77777777" w:rsidR="002D3788" w:rsidRDefault="002D3788" w:rsidP="002D3788">
      <w:r>
        <w:t xml:space="preserve">    text-align: </w:t>
      </w:r>
      <w:proofErr w:type="gramStart"/>
      <w:r>
        <w:t>center;</w:t>
      </w:r>
      <w:proofErr w:type="gramEnd"/>
    </w:p>
    <w:p w14:paraId="3EDA7078" w14:textId="77777777" w:rsidR="002D3788" w:rsidRDefault="002D3788" w:rsidP="002D3788">
      <w:r>
        <w:t xml:space="preserve">    padding: </w:t>
      </w:r>
      <w:proofErr w:type="gramStart"/>
      <w:r>
        <w:t>20px;</w:t>
      </w:r>
      <w:proofErr w:type="gramEnd"/>
    </w:p>
    <w:p w14:paraId="5D197BC4" w14:textId="77777777" w:rsidR="002D3788" w:rsidRDefault="002D3788" w:rsidP="002D3788">
      <w:r>
        <w:t xml:space="preserve">    color: </w:t>
      </w:r>
      <w:proofErr w:type="gramStart"/>
      <w:r>
        <w:t>white;</w:t>
      </w:r>
      <w:proofErr w:type="gramEnd"/>
    </w:p>
    <w:p w14:paraId="35ADF5AE" w14:textId="77777777" w:rsidR="002D3788" w:rsidRDefault="002D3788" w:rsidP="002D3788">
      <w:r>
        <w:t xml:space="preserve">    text-decoration: </w:t>
      </w:r>
      <w:proofErr w:type="gramStart"/>
      <w:r>
        <w:t>none;</w:t>
      </w:r>
      <w:proofErr w:type="gramEnd"/>
    </w:p>
    <w:p w14:paraId="6DB6E821" w14:textId="77777777" w:rsidR="002D3788" w:rsidRDefault="002D3788" w:rsidP="002D3788">
      <w:r>
        <w:t xml:space="preserve">    font-size: </w:t>
      </w:r>
      <w:proofErr w:type="gramStart"/>
      <w:r>
        <w:t>18px;</w:t>
      </w:r>
      <w:proofErr w:type="gramEnd"/>
    </w:p>
    <w:p w14:paraId="1CF4249D" w14:textId="77777777" w:rsidR="002D3788" w:rsidRDefault="002D3788" w:rsidP="002D3788">
      <w:r>
        <w:t>}</w:t>
      </w:r>
    </w:p>
    <w:p w14:paraId="5D2D60CB" w14:textId="77777777" w:rsidR="002D3788" w:rsidRDefault="002D3788" w:rsidP="002D3788">
      <w:proofErr w:type="gramStart"/>
      <w:r>
        <w:t>.navbar</w:t>
      </w:r>
      <w:proofErr w:type="gramEnd"/>
      <w:r>
        <w:t xml:space="preserve"> a:hover {</w:t>
      </w:r>
    </w:p>
    <w:p w14:paraId="30E729B5" w14:textId="77777777" w:rsidR="002D3788" w:rsidRDefault="002D3788" w:rsidP="002D3788">
      <w:r>
        <w:t xml:space="preserve">    background-color: </w:t>
      </w:r>
      <w:proofErr w:type="gramStart"/>
      <w:r>
        <w:t>#000;</w:t>
      </w:r>
      <w:proofErr w:type="gramEnd"/>
    </w:p>
    <w:p w14:paraId="2F37D60D" w14:textId="77777777" w:rsidR="002D3788" w:rsidRDefault="002D3788" w:rsidP="002D3788">
      <w:r>
        <w:t>}</w:t>
      </w:r>
    </w:p>
    <w:p w14:paraId="0C1B8DA3" w14:textId="77777777" w:rsidR="002D3788" w:rsidRDefault="002D3788" w:rsidP="002D3788"/>
    <w:p w14:paraId="181562AF" w14:textId="77777777" w:rsidR="002D3788" w:rsidRDefault="002D3788" w:rsidP="002D3788"/>
    <w:p w14:paraId="07779D75" w14:textId="77777777" w:rsidR="002D3788" w:rsidRDefault="002D3788" w:rsidP="002D3788"/>
    <w:p w14:paraId="12E048BB" w14:textId="77777777" w:rsidR="002D3788" w:rsidRDefault="002D3788" w:rsidP="002D3788">
      <w:r>
        <w:t>*</w:t>
      </w:r>
    </w:p>
    <w:p w14:paraId="4152DC64" w14:textId="77777777" w:rsidR="002D3788" w:rsidRDefault="002D3788" w:rsidP="002D3788">
      <w:r>
        <w:t>{</w:t>
      </w:r>
    </w:p>
    <w:p w14:paraId="22DDB37C" w14:textId="77777777" w:rsidR="002D3788" w:rsidRDefault="002D3788" w:rsidP="002D3788">
      <w:r>
        <w:t xml:space="preserve">    </w:t>
      </w:r>
    </w:p>
    <w:p w14:paraId="2E3B56A4" w14:textId="77777777" w:rsidR="002D3788" w:rsidRDefault="002D3788" w:rsidP="002D3788">
      <w:r>
        <w:t xml:space="preserve">    margin: </w:t>
      </w:r>
      <w:proofErr w:type="gramStart"/>
      <w:r>
        <w:t>0;</w:t>
      </w:r>
      <w:proofErr w:type="gramEnd"/>
    </w:p>
    <w:p w14:paraId="3577AD11" w14:textId="77777777" w:rsidR="002D3788" w:rsidRDefault="002D3788" w:rsidP="002D3788">
      <w:r>
        <w:lastRenderedPageBreak/>
        <w:t xml:space="preserve">    padding: </w:t>
      </w:r>
      <w:proofErr w:type="gramStart"/>
      <w:r>
        <w:t>0;</w:t>
      </w:r>
      <w:proofErr w:type="gramEnd"/>
    </w:p>
    <w:p w14:paraId="4B3736B3" w14:textId="77777777" w:rsidR="002D3788" w:rsidRDefault="002D3788" w:rsidP="002D3788">
      <w:r>
        <w:t xml:space="preserve">    box-sizing: border-</w:t>
      </w:r>
      <w:proofErr w:type="gramStart"/>
      <w:r>
        <w:t>box;</w:t>
      </w:r>
      <w:proofErr w:type="gramEnd"/>
    </w:p>
    <w:p w14:paraId="203A3C7B" w14:textId="77777777" w:rsidR="002D3788" w:rsidRDefault="002D3788" w:rsidP="002D3788">
      <w:r>
        <w:t xml:space="preserve">    font-family: "Montserrat", sans-</w:t>
      </w:r>
      <w:proofErr w:type="gramStart"/>
      <w:r>
        <w:t>serif;</w:t>
      </w:r>
      <w:proofErr w:type="gramEnd"/>
    </w:p>
    <w:p w14:paraId="752F1126" w14:textId="77777777" w:rsidR="002D3788" w:rsidRDefault="002D3788" w:rsidP="002D3788">
      <w:r>
        <w:t>}</w:t>
      </w:r>
    </w:p>
    <w:p w14:paraId="29B1D02C" w14:textId="77777777" w:rsidR="002D3788" w:rsidRDefault="002D3788" w:rsidP="002D3788">
      <w:r>
        <w:t>body</w:t>
      </w:r>
    </w:p>
    <w:p w14:paraId="258BFB15" w14:textId="77777777" w:rsidR="002D3788" w:rsidRDefault="002D3788" w:rsidP="002D3788">
      <w:r>
        <w:t>{</w:t>
      </w:r>
    </w:p>
    <w:p w14:paraId="062C18F8" w14:textId="77777777" w:rsidR="002D3788" w:rsidRDefault="002D3788" w:rsidP="002D3788">
      <w:r>
        <w:t xml:space="preserve">    display: </w:t>
      </w:r>
      <w:proofErr w:type="gramStart"/>
      <w:r>
        <w:t>inline;</w:t>
      </w:r>
      <w:proofErr w:type="gramEnd"/>
    </w:p>
    <w:p w14:paraId="64C68861" w14:textId="77777777" w:rsidR="002D3788" w:rsidRDefault="002D3788" w:rsidP="002D3788">
      <w:r>
        <w:t xml:space="preserve">    justify-content: </w:t>
      </w:r>
      <w:proofErr w:type="gramStart"/>
      <w:r>
        <w:t>center;</w:t>
      </w:r>
      <w:proofErr w:type="gramEnd"/>
    </w:p>
    <w:p w14:paraId="2F6AEA79" w14:textId="77777777" w:rsidR="002D3788" w:rsidRDefault="002D3788" w:rsidP="002D3788">
      <w:r>
        <w:t xml:space="preserve">    align-items: </w:t>
      </w:r>
      <w:proofErr w:type="gramStart"/>
      <w:r>
        <w:t>center;</w:t>
      </w:r>
      <w:proofErr w:type="gramEnd"/>
    </w:p>
    <w:p w14:paraId="33B1F9C0" w14:textId="77777777" w:rsidR="002D3788" w:rsidRDefault="002D3788" w:rsidP="002D3788">
      <w:r>
        <w:t xml:space="preserve">    min-height: </w:t>
      </w:r>
      <w:proofErr w:type="gramStart"/>
      <w:r>
        <w:t>100vh;</w:t>
      </w:r>
      <w:proofErr w:type="gramEnd"/>
    </w:p>
    <w:p w14:paraId="4DC713C4" w14:textId="77777777" w:rsidR="002D3788" w:rsidRDefault="002D3788" w:rsidP="002D3788">
      <w:r>
        <w:t xml:space="preserve">      </w:t>
      </w:r>
    </w:p>
    <w:p w14:paraId="694E17F3" w14:textId="77777777" w:rsidR="002D3788" w:rsidRDefault="002D3788" w:rsidP="002D3788">
      <w:r>
        <w:t>}</w:t>
      </w:r>
    </w:p>
    <w:p w14:paraId="73F9A5A2" w14:textId="77777777" w:rsidR="002D3788" w:rsidRDefault="002D3788" w:rsidP="002D3788">
      <w:r>
        <w:t>.container</w:t>
      </w:r>
    </w:p>
    <w:p w14:paraId="4B542852" w14:textId="77777777" w:rsidR="002D3788" w:rsidRDefault="002D3788" w:rsidP="002D3788">
      <w:r>
        <w:t>{</w:t>
      </w:r>
    </w:p>
    <w:p w14:paraId="769B9DFD" w14:textId="77777777" w:rsidR="002D3788" w:rsidRDefault="002D3788" w:rsidP="002D3788">
      <w:r>
        <w:t xml:space="preserve">    position: </w:t>
      </w:r>
      <w:proofErr w:type="gramStart"/>
      <w:r>
        <w:t>relative;</w:t>
      </w:r>
      <w:proofErr w:type="gramEnd"/>
    </w:p>
    <w:p w14:paraId="4B08E8B2" w14:textId="77777777" w:rsidR="002D3788" w:rsidRDefault="002D3788" w:rsidP="002D3788">
      <w:r>
        <w:t xml:space="preserve">    width: </w:t>
      </w:r>
      <w:proofErr w:type="gramStart"/>
      <w:r>
        <w:t>275px;</w:t>
      </w:r>
      <w:proofErr w:type="gramEnd"/>
    </w:p>
    <w:p w14:paraId="2FD3E32F" w14:textId="77777777" w:rsidR="002D3788" w:rsidRDefault="002D3788" w:rsidP="002D3788">
      <w:r>
        <w:t xml:space="preserve">    height: </w:t>
      </w:r>
      <w:proofErr w:type="gramStart"/>
      <w:r>
        <w:t>275px;</w:t>
      </w:r>
      <w:proofErr w:type="gramEnd"/>
    </w:p>
    <w:p w14:paraId="6EBF58D7" w14:textId="77777777" w:rsidR="002D3788" w:rsidRDefault="002D3788" w:rsidP="002D3788">
      <w:r>
        <w:t xml:space="preserve">    overflow: </w:t>
      </w:r>
      <w:proofErr w:type="gramStart"/>
      <w:r>
        <w:t>hidden;</w:t>
      </w:r>
      <w:proofErr w:type="gramEnd"/>
    </w:p>
    <w:p w14:paraId="3DC016FC" w14:textId="77777777" w:rsidR="002D3788" w:rsidRDefault="002D3788" w:rsidP="002D3788">
      <w:r>
        <w:t xml:space="preserve">    transition: 0.</w:t>
      </w:r>
      <w:proofErr w:type="gramStart"/>
      <w:r>
        <w:t>1s;</w:t>
      </w:r>
      <w:proofErr w:type="gramEnd"/>
    </w:p>
    <w:p w14:paraId="0D3E8429" w14:textId="77777777" w:rsidR="002D3788" w:rsidRDefault="002D3788" w:rsidP="002D3788">
      <w:r>
        <w:t>}</w:t>
      </w:r>
    </w:p>
    <w:p w14:paraId="3260DEBB" w14:textId="77777777" w:rsidR="002D3788" w:rsidRDefault="002D3788" w:rsidP="002D3788">
      <w:r>
        <w:t>.</w:t>
      </w:r>
      <w:proofErr w:type="gramStart"/>
      <w:r>
        <w:t>container .</w:t>
      </w:r>
      <w:proofErr w:type="spellStart"/>
      <w:r>
        <w:t>box</w:t>
      </w:r>
      <w:proofErr w:type="gramEnd"/>
      <w:r>
        <w:t>:hover</w:t>
      </w:r>
      <w:proofErr w:type="spellEnd"/>
    </w:p>
    <w:p w14:paraId="494D6A80" w14:textId="77777777" w:rsidR="002D3788" w:rsidRDefault="002D3788" w:rsidP="002D3788">
      <w:r>
        <w:t>{</w:t>
      </w:r>
    </w:p>
    <w:p w14:paraId="39FB7DAD" w14:textId="77777777" w:rsidR="002D3788" w:rsidRDefault="002D3788" w:rsidP="002D3788">
      <w:r>
        <w:t xml:space="preserve">    z-index:</w:t>
      </w:r>
      <w:proofErr w:type="gramStart"/>
      <w:r>
        <w:t>1;</w:t>
      </w:r>
      <w:proofErr w:type="gramEnd"/>
    </w:p>
    <w:p w14:paraId="00113323" w14:textId="77777777" w:rsidR="002D3788" w:rsidRDefault="002D3788" w:rsidP="002D3788">
      <w:r>
        <w:t xml:space="preserve">    transform: </w:t>
      </w:r>
      <w:proofErr w:type="gramStart"/>
      <w:r>
        <w:t>scale(</w:t>
      </w:r>
      <w:proofErr w:type="gramEnd"/>
      <w:r>
        <w:t>1.25);</w:t>
      </w:r>
    </w:p>
    <w:p w14:paraId="2EE37EA9" w14:textId="77777777" w:rsidR="002D3788" w:rsidRDefault="002D3788" w:rsidP="002D3788">
      <w:r>
        <w:t xml:space="preserve">    box-shadow: 0 25px 40px </w:t>
      </w:r>
      <w:proofErr w:type="spellStart"/>
      <w:proofErr w:type="gramStart"/>
      <w:r>
        <w:t>rgba</w:t>
      </w:r>
      <w:proofErr w:type="spellEnd"/>
      <w:r>
        <w:t>(</w:t>
      </w:r>
      <w:proofErr w:type="gramEnd"/>
      <w:r>
        <w:t>0,0,0,.5);</w:t>
      </w:r>
    </w:p>
    <w:p w14:paraId="687EF508" w14:textId="77777777" w:rsidR="002D3788" w:rsidRDefault="002D3788" w:rsidP="002D3788"/>
    <w:p w14:paraId="698B2100" w14:textId="77777777" w:rsidR="002D3788" w:rsidRDefault="002D3788" w:rsidP="002D3788">
      <w:r>
        <w:t>}</w:t>
      </w:r>
    </w:p>
    <w:p w14:paraId="197DE8D3" w14:textId="77777777" w:rsidR="002D3788" w:rsidRDefault="002D3788" w:rsidP="002D3788">
      <w:r>
        <w:t>.</w:t>
      </w:r>
      <w:proofErr w:type="gramStart"/>
      <w:r>
        <w:t>container .box</w:t>
      </w:r>
      <w:proofErr w:type="gramEnd"/>
      <w:r>
        <w:t xml:space="preserve"> .</w:t>
      </w:r>
      <w:proofErr w:type="spellStart"/>
      <w:r>
        <w:t>imgBx</w:t>
      </w:r>
      <w:proofErr w:type="spellEnd"/>
    </w:p>
    <w:p w14:paraId="0E59A8BE" w14:textId="77777777" w:rsidR="002D3788" w:rsidRDefault="002D3788" w:rsidP="002D3788">
      <w:r>
        <w:t>{</w:t>
      </w:r>
    </w:p>
    <w:p w14:paraId="20AB3C72" w14:textId="77777777" w:rsidR="002D3788" w:rsidRDefault="002D3788" w:rsidP="002D3788">
      <w:r>
        <w:t xml:space="preserve">    position: </w:t>
      </w:r>
      <w:proofErr w:type="gramStart"/>
      <w:r>
        <w:t>absolute;</w:t>
      </w:r>
      <w:proofErr w:type="gramEnd"/>
    </w:p>
    <w:p w14:paraId="643A9676" w14:textId="77777777" w:rsidR="002D3788" w:rsidRDefault="002D3788" w:rsidP="002D3788">
      <w:r>
        <w:t xml:space="preserve">    top: </w:t>
      </w:r>
      <w:proofErr w:type="gramStart"/>
      <w:r>
        <w:t>0;</w:t>
      </w:r>
      <w:proofErr w:type="gramEnd"/>
    </w:p>
    <w:p w14:paraId="36AB1DC9" w14:textId="77777777" w:rsidR="002D3788" w:rsidRDefault="002D3788" w:rsidP="002D3788">
      <w:r>
        <w:t xml:space="preserve">    Left: </w:t>
      </w:r>
      <w:proofErr w:type="gramStart"/>
      <w:r>
        <w:t>0;</w:t>
      </w:r>
      <w:proofErr w:type="gramEnd"/>
    </w:p>
    <w:p w14:paraId="5DA27798" w14:textId="77777777" w:rsidR="002D3788" w:rsidRDefault="002D3788" w:rsidP="002D3788">
      <w:r>
        <w:t xml:space="preserve">    width: </w:t>
      </w:r>
      <w:proofErr w:type="gramStart"/>
      <w:r>
        <w:t>100%;</w:t>
      </w:r>
      <w:proofErr w:type="gramEnd"/>
    </w:p>
    <w:p w14:paraId="3CD2D850" w14:textId="77777777" w:rsidR="002D3788" w:rsidRDefault="002D3788" w:rsidP="002D3788">
      <w:r>
        <w:t xml:space="preserve">    height: 100</w:t>
      </w:r>
      <w:proofErr w:type="gramStart"/>
      <w:r>
        <w:t>% ;</w:t>
      </w:r>
      <w:proofErr w:type="gramEnd"/>
    </w:p>
    <w:p w14:paraId="7FC14395" w14:textId="77777777" w:rsidR="002D3788" w:rsidRDefault="002D3788" w:rsidP="002D3788"/>
    <w:p w14:paraId="344AB91E" w14:textId="77777777" w:rsidR="002D3788" w:rsidRDefault="002D3788" w:rsidP="002D3788">
      <w:r>
        <w:t>}</w:t>
      </w:r>
    </w:p>
    <w:p w14:paraId="31AC95D5" w14:textId="77777777" w:rsidR="002D3788" w:rsidRDefault="002D3788" w:rsidP="002D3788">
      <w:r>
        <w:t>.</w:t>
      </w:r>
      <w:proofErr w:type="gramStart"/>
      <w:r>
        <w:t>container .box</w:t>
      </w:r>
      <w:proofErr w:type="gramEnd"/>
      <w:r>
        <w:t xml:space="preserve"> .</w:t>
      </w:r>
      <w:proofErr w:type="spellStart"/>
      <w:r>
        <w:t>imgBx</w:t>
      </w:r>
      <w:proofErr w:type="spellEnd"/>
      <w:r>
        <w:t>::before</w:t>
      </w:r>
    </w:p>
    <w:p w14:paraId="44FCCF5D" w14:textId="77777777" w:rsidR="002D3788" w:rsidRDefault="002D3788" w:rsidP="002D3788">
      <w:r>
        <w:t>{</w:t>
      </w:r>
    </w:p>
    <w:p w14:paraId="31AC0B76" w14:textId="77777777" w:rsidR="002D3788" w:rsidRDefault="002D3788" w:rsidP="002D3788">
      <w:r>
        <w:t xml:space="preserve">    content:"</w:t>
      </w:r>
      <w:proofErr w:type="gramStart"/>
      <w:r>
        <w:t>";</w:t>
      </w:r>
      <w:proofErr w:type="gramEnd"/>
    </w:p>
    <w:p w14:paraId="30407E31" w14:textId="77777777" w:rsidR="002D3788" w:rsidRDefault="002D3788" w:rsidP="002D3788">
      <w:r>
        <w:t xml:space="preserve">    position: </w:t>
      </w:r>
      <w:proofErr w:type="gramStart"/>
      <w:r>
        <w:t>absolute;</w:t>
      </w:r>
      <w:proofErr w:type="gramEnd"/>
    </w:p>
    <w:p w14:paraId="3535ECDA" w14:textId="77777777" w:rsidR="002D3788" w:rsidRDefault="002D3788" w:rsidP="002D3788">
      <w:r>
        <w:t xml:space="preserve">    top: </w:t>
      </w:r>
      <w:proofErr w:type="gramStart"/>
      <w:r>
        <w:t>0;</w:t>
      </w:r>
      <w:proofErr w:type="gramEnd"/>
    </w:p>
    <w:p w14:paraId="70CC32DF" w14:textId="77777777" w:rsidR="002D3788" w:rsidRDefault="002D3788" w:rsidP="002D3788">
      <w:r>
        <w:t xml:space="preserve">    left: </w:t>
      </w:r>
      <w:proofErr w:type="gramStart"/>
      <w:r>
        <w:t>0 ;</w:t>
      </w:r>
      <w:proofErr w:type="gramEnd"/>
    </w:p>
    <w:p w14:paraId="64C88062" w14:textId="77777777" w:rsidR="002D3788" w:rsidRDefault="002D3788" w:rsidP="002D3788">
      <w:r>
        <w:t xml:space="preserve">    width: 100</w:t>
      </w:r>
      <w:proofErr w:type="gramStart"/>
      <w:r>
        <w:t>% ;</w:t>
      </w:r>
      <w:proofErr w:type="gramEnd"/>
    </w:p>
    <w:p w14:paraId="7AF214AD" w14:textId="77777777" w:rsidR="002D3788" w:rsidRDefault="002D3788" w:rsidP="002D3788">
      <w:r>
        <w:t xml:space="preserve">    height: </w:t>
      </w:r>
      <w:proofErr w:type="gramStart"/>
      <w:r>
        <w:t>100%;</w:t>
      </w:r>
      <w:proofErr w:type="gramEnd"/>
    </w:p>
    <w:p w14:paraId="34103253" w14:textId="77777777" w:rsidR="002D3788" w:rsidRDefault="002D3788" w:rsidP="002D3788">
      <w:r>
        <w:t xml:space="preserve">    z-index: </w:t>
      </w:r>
      <w:proofErr w:type="gramStart"/>
      <w:r>
        <w:t>1;</w:t>
      </w:r>
      <w:proofErr w:type="gramEnd"/>
    </w:p>
    <w:p w14:paraId="6C676F32" w14:textId="77777777" w:rsidR="002D3788" w:rsidRDefault="002D3788" w:rsidP="002D3788">
      <w:r>
        <w:t xml:space="preserve">    background: linear-gradient(180</w:t>
      </w:r>
      <w:proofErr w:type="gramStart"/>
      <w:r>
        <w:t>deg,#</w:t>
      </w:r>
      <w:proofErr w:type="gramEnd"/>
      <w:r>
        <w:t>f00,#000);</w:t>
      </w:r>
    </w:p>
    <w:p w14:paraId="5721B139" w14:textId="77777777" w:rsidR="002D3788" w:rsidRDefault="002D3788" w:rsidP="002D3788">
      <w:r>
        <w:t xml:space="preserve">    mix-blend-mode: </w:t>
      </w:r>
      <w:proofErr w:type="gramStart"/>
      <w:r>
        <w:t>multiply;</w:t>
      </w:r>
      <w:proofErr w:type="gramEnd"/>
    </w:p>
    <w:p w14:paraId="4298AC73" w14:textId="77777777" w:rsidR="002D3788" w:rsidRDefault="002D3788" w:rsidP="002D3788">
      <w:r>
        <w:t xml:space="preserve">    opacity: </w:t>
      </w:r>
      <w:proofErr w:type="gramStart"/>
      <w:r>
        <w:t>0;</w:t>
      </w:r>
      <w:proofErr w:type="gramEnd"/>
    </w:p>
    <w:p w14:paraId="761CA253" w14:textId="77777777" w:rsidR="002D3788" w:rsidRDefault="002D3788" w:rsidP="002D3788">
      <w:r>
        <w:t xml:space="preserve">    transition: 0.</w:t>
      </w:r>
      <w:proofErr w:type="gramStart"/>
      <w:r>
        <w:t>1s;</w:t>
      </w:r>
      <w:proofErr w:type="gramEnd"/>
    </w:p>
    <w:p w14:paraId="438C2F3B" w14:textId="77777777" w:rsidR="002D3788" w:rsidRDefault="002D3788" w:rsidP="002D3788">
      <w:r>
        <w:t>}</w:t>
      </w:r>
    </w:p>
    <w:p w14:paraId="73FCC59E" w14:textId="77777777" w:rsidR="002D3788" w:rsidRDefault="002D3788" w:rsidP="002D3788">
      <w:r>
        <w:t>.</w:t>
      </w:r>
      <w:proofErr w:type="gramStart"/>
      <w:r>
        <w:t>container .</w:t>
      </w:r>
      <w:proofErr w:type="spellStart"/>
      <w:r>
        <w:t>box</w:t>
      </w:r>
      <w:proofErr w:type="gramEnd"/>
      <w:r>
        <w:t>:hover</w:t>
      </w:r>
      <w:proofErr w:type="spellEnd"/>
      <w:r>
        <w:t xml:space="preserve"> .</w:t>
      </w:r>
      <w:proofErr w:type="spellStart"/>
      <w:r>
        <w:t>imgBx</w:t>
      </w:r>
      <w:proofErr w:type="spellEnd"/>
      <w:r>
        <w:t>::before</w:t>
      </w:r>
    </w:p>
    <w:p w14:paraId="433640C6" w14:textId="77777777" w:rsidR="002D3788" w:rsidRDefault="002D3788" w:rsidP="002D3788">
      <w:r>
        <w:t>{</w:t>
      </w:r>
    </w:p>
    <w:p w14:paraId="135FC7DF" w14:textId="77777777" w:rsidR="002D3788" w:rsidRDefault="002D3788" w:rsidP="002D3788">
      <w:r>
        <w:t xml:space="preserve">    opacity: </w:t>
      </w:r>
      <w:proofErr w:type="gramStart"/>
      <w:r>
        <w:t>0;</w:t>
      </w:r>
      <w:proofErr w:type="gramEnd"/>
    </w:p>
    <w:p w14:paraId="5C83649E" w14:textId="77777777" w:rsidR="002D3788" w:rsidRDefault="002D3788" w:rsidP="002D3788">
      <w:r>
        <w:t>}</w:t>
      </w:r>
    </w:p>
    <w:p w14:paraId="37B7DA7D" w14:textId="77777777" w:rsidR="002D3788" w:rsidRDefault="002D3788" w:rsidP="002D3788">
      <w:r>
        <w:t>.</w:t>
      </w:r>
      <w:proofErr w:type="gramStart"/>
      <w:r>
        <w:t>container .box</w:t>
      </w:r>
      <w:proofErr w:type="gramEnd"/>
      <w:r>
        <w:t xml:space="preserve"> .</w:t>
      </w:r>
      <w:proofErr w:type="spellStart"/>
      <w:r>
        <w:t>imgBx</w:t>
      </w:r>
      <w:proofErr w:type="spellEnd"/>
      <w:r>
        <w:t xml:space="preserve"> </w:t>
      </w:r>
      <w:proofErr w:type="spellStart"/>
      <w:r>
        <w:t>img</w:t>
      </w:r>
      <w:proofErr w:type="spellEnd"/>
    </w:p>
    <w:p w14:paraId="2345C621" w14:textId="77777777" w:rsidR="002D3788" w:rsidRDefault="002D3788" w:rsidP="002D3788">
      <w:r>
        <w:lastRenderedPageBreak/>
        <w:t>{</w:t>
      </w:r>
    </w:p>
    <w:p w14:paraId="46CE95DD" w14:textId="77777777" w:rsidR="002D3788" w:rsidRDefault="002D3788" w:rsidP="002D3788">
      <w:r>
        <w:t xml:space="preserve">    position: </w:t>
      </w:r>
      <w:proofErr w:type="gramStart"/>
      <w:r>
        <w:t>absolute;</w:t>
      </w:r>
      <w:proofErr w:type="gramEnd"/>
    </w:p>
    <w:p w14:paraId="7E5809C3" w14:textId="77777777" w:rsidR="002D3788" w:rsidRDefault="002D3788" w:rsidP="002D3788">
      <w:r>
        <w:t xml:space="preserve">    top: </w:t>
      </w:r>
      <w:proofErr w:type="gramStart"/>
      <w:r>
        <w:t>0;</w:t>
      </w:r>
      <w:proofErr w:type="gramEnd"/>
    </w:p>
    <w:p w14:paraId="127B6CD0" w14:textId="77777777" w:rsidR="002D3788" w:rsidRDefault="002D3788" w:rsidP="002D3788">
      <w:r>
        <w:t xml:space="preserve">    Left: </w:t>
      </w:r>
      <w:proofErr w:type="gramStart"/>
      <w:r>
        <w:t>0;</w:t>
      </w:r>
      <w:proofErr w:type="gramEnd"/>
    </w:p>
    <w:p w14:paraId="240A1B7D" w14:textId="77777777" w:rsidR="002D3788" w:rsidRDefault="002D3788" w:rsidP="002D3788">
      <w:r>
        <w:t xml:space="preserve">    width: </w:t>
      </w:r>
      <w:proofErr w:type="gramStart"/>
      <w:r>
        <w:t>100%;</w:t>
      </w:r>
      <w:proofErr w:type="gramEnd"/>
    </w:p>
    <w:p w14:paraId="32CD5F88" w14:textId="77777777" w:rsidR="002D3788" w:rsidRDefault="002D3788" w:rsidP="002D3788">
      <w:r>
        <w:t xml:space="preserve">    height: </w:t>
      </w:r>
      <w:proofErr w:type="gramStart"/>
      <w:r>
        <w:t>100%;</w:t>
      </w:r>
      <w:proofErr w:type="gramEnd"/>
    </w:p>
    <w:p w14:paraId="0BD6A513" w14:textId="77777777" w:rsidR="002D3788" w:rsidRDefault="002D3788" w:rsidP="002D3788">
      <w:r>
        <w:t xml:space="preserve">    object-fit: </w:t>
      </w:r>
      <w:proofErr w:type="gramStart"/>
      <w:r>
        <w:t>cover ;</w:t>
      </w:r>
      <w:proofErr w:type="gramEnd"/>
    </w:p>
    <w:p w14:paraId="44877403" w14:textId="77777777" w:rsidR="002D3788" w:rsidRDefault="002D3788" w:rsidP="002D3788">
      <w:r>
        <w:t>}</w:t>
      </w:r>
    </w:p>
    <w:p w14:paraId="1B7A7414" w14:textId="77777777" w:rsidR="002D3788" w:rsidRDefault="002D3788" w:rsidP="002D3788">
      <w:r>
        <w:t>.</w:t>
      </w:r>
      <w:proofErr w:type="gramStart"/>
      <w:r>
        <w:t>container .box</w:t>
      </w:r>
      <w:proofErr w:type="gramEnd"/>
      <w:r>
        <w:t xml:space="preserve">  .content</w:t>
      </w:r>
    </w:p>
    <w:p w14:paraId="43C3E6B4" w14:textId="77777777" w:rsidR="002D3788" w:rsidRDefault="002D3788" w:rsidP="002D3788">
      <w:r>
        <w:t>{</w:t>
      </w:r>
    </w:p>
    <w:p w14:paraId="4D764D26" w14:textId="77777777" w:rsidR="002D3788" w:rsidRDefault="002D3788" w:rsidP="002D3788">
      <w:r>
        <w:t xml:space="preserve">    position: </w:t>
      </w:r>
      <w:proofErr w:type="gramStart"/>
      <w:r>
        <w:t>absolute;</w:t>
      </w:r>
      <w:proofErr w:type="gramEnd"/>
    </w:p>
    <w:p w14:paraId="4E7A88C4" w14:textId="77777777" w:rsidR="002D3788" w:rsidRDefault="002D3788" w:rsidP="002D3788">
      <w:r>
        <w:t xml:space="preserve">    top: </w:t>
      </w:r>
      <w:proofErr w:type="gramStart"/>
      <w:r>
        <w:t>0;</w:t>
      </w:r>
      <w:proofErr w:type="gramEnd"/>
    </w:p>
    <w:p w14:paraId="4DDD9880" w14:textId="77777777" w:rsidR="002D3788" w:rsidRDefault="002D3788" w:rsidP="002D3788">
      <w:r>
        <w:t xml:space="preserve">    left: </w:t>
      </w:r>
      <w:proofErr w:type="gramStart"/>
      <w:r>
        <w:t>0;</w:t>
      </w:r>
      <w:proofErr w:type="gramEnd"/>
    </w:p>
    <w:p w14:paraId="49304369" w14:textId="77777777" w:rsidR="002D3788" w:rsidRDefault="002D3788" w:rsidP="002D3788">
      <w:r>
        <w:t xml:space="preserve">    width: </w:t>
      </w:r>
      <w:proofErr w:type="gramStart"/>
      <w:r>
        <w:t>100%;</w:t>
      </w:r>
      <w:proofErr w:type="gramEnd"/>
    </w:p>
    <w:p w14:paraId="5B96F5F9" w14:textId="77777777" w:rsidR="002D3788" w:rsidRDefault="002D3788" w:rsidP="002D3788">
      <w:r>
        <w:t xml:space="preserve">    height: </w:t>
      </w:r>
      <w:proofErr w:type="gramStart"/>
      <w:r>
        <w:t>100%;</w:t>
      </w:r>
      <w:proofErr w:type="gramEnd"/>
    </w:p>
    <w:p w14:paraId="496741B3" w14:textId="77777777" w:rsidR="002D3788" w:rsidRDefault="002D3788" w:rsidP="002D3788">
      <w:r>
        <w:t xml:space="preserve">    z-index: </w:t>
      </w:r>
      <w:proofErr w:type="gramStart"/>
      <w:r>
        <w:t>2;</w:t>
      </w:r>
      <w:proofErr w:type="gramEnd"/>
    </w:p>
    <w:p w14:paraId="19504D9E" w14:textId="77777777" w:rsidR="002D3788" w:rsidRDefault="002D3788" w:rsidP="002D3788">
      <w:r>
        <w:t xml:space="preserve">    display: </w:t>
      </w:r>
      <w:proofErr w:type="gramStart"/>
      <w:r>
        <w:t>flex;</w:t>
      </w:r>
      <w:proofErr w:type="gramEnd"/>
    </w:p>
    <w:p w14:paraId="38BE54DB" w14:textId="77777777" w:rsidR="002D3788" w:rsidRDefault="002D3788" w:rsidP="002D3788">
      <w:r>
        <w:t xml:space="preserve">    padding: </w:t>
      </w:r>
      <w:proofErr w:type="gramStart"/>
      <w:r>
        <w:t>20px;</w:t>
      </w:r>
      <w:proofErr w:type="gramEnd"/>
    </w:p>
    <w:p w14:paraId="78CA20B5" w14:textId="77777777" w:rsidR="002D3788" w:rsidRDefault="002D3788" w:rsidP="002D3788">
      <w:r>
        <w:t xml:space="preserve">    align-items: flex-</w:t>
      </w:r>
      <w:proofErr w:type="gramStart"/>
      <w:r>
        <w:t>end;</w:t>
      </w:r>
      <w:proofErr w:type="gramEnd"/>
    </w:p>
    <w:p w14:paraId="7D55C712" w14:textId="77777777" w:rsidR="002D3788" w:rsidRDefault="002D3788" w:rsidP="002D3788">
      <w:r>
        <w:t>}</w:t>
      </w:r>
    </w:p>
    <w:p w14:paraId="5EC2FF8A" w14:textId="77777777" w:rsidR="002D3788" w:rsidRDefault="002D3788" w:rsidP="002D3788">
      <w:r>
        <w:t>.</w:t>
      </w:r>
      <w:proofErr w:type="gramStart"/>
      <w:r>
        <w:t>container .box</w:t>
      </w:r>
      <w:proofErr w:type="gramEnd"/>
      <w:r>
        <w:t xml:space="preserve"> .content h2</w:t>
      </w:r>
    </w:p>
    <w:p w14:paraId="79D230AA" w14:textId="77777777" w:rsidR="002D3788" w:rsidRDefault="002D3788" w:rsidP="002D3788">
      <w:r>
        <w:t>{</w:t>
      </w:r>
    </w:p>
    <w:p w14:paraId="0FA1DA4E" w14:textId="77777777" w:rsidR="002D3788" w:rsidRDefault="002D3788" w:rsidP="002D3788">
      <w:r>
        <w:t xml:space="preserve">    color: #</w:t>
      </w:r>
      <w:proofErr w:type="gramStart"/>
      <w:r>
        <w:t>fff;</w:t>
      </w:r>
      <w:proofErr w:type="gramEnd"/>
    </w:p>
    <w:p w14:paraId="4F408F38" w14:textId="77777777" w:rsidR="002D3788" w:rsidRDefault="002D3788" w:rsidP="002D3788">
      <w:r>
        <w:t xml:space="preserve">    transition: 0.</w:t>
      </w:r>
      <w:proofErr w:type="gramStart"/>
      <w:r>
        <w:t>5s;</w:t>
      </w:r>
      <w:proofErr w:type="gramEnd"/>
    </w:p>
    <w:p w14:paraId="7AC3299D" w14:textId="77777777" w:rsidR="002D3788" w:rsidRDefault="002D3788" w:rsidP="002D3788">
      <w:r>
        <w:t xml:space="preserve">    text-transform: </w:t>
      </w:r>
      <w:proofErr w:type="gramStart"/>
      <w:r>
        <w:t>uppercase;</w:t>
      </w:r>
      <w:proofErr w:type="gramEnd"/>
    </w:p>
    <w:p w14:paraId="2C2056CF" w14:textId="77777777" w:rsidR="002D3788" w:rsidRDefault="002D3788" w:rsidP="002D3788">
      <w:r>
        <w:t xml:space="preserve">    margin-bottom: </w:t>
      </w:r>
      <w:proofErr w:type="gramStart"/>
      <w:r>
        <w:t>5px;</w:t>
      </w:r>
      <w:proofErr w:type="gramEnd"/>
    </w:p>
    <w:p w14:paraId="6FAF16E4" w14:textId="77777777" w:rsidR="002D3788" w:rsidRDefault="002D3788" w:rsidP="002D3788">
      <w:r>
        <w:t xml:space="preserve">    font-size: </w:t>
      </w:r>
      <w:proofErr w:type="gramStart"/>
      <w:r>
        <w:t>20px;</w:t>
      </w:r>
      <w:proofErr w:type="gramEnd"/>
    </w:p>
    <w:p w14:paraId="2B0E24E9" w14:textId="77777777" w:rsidR="002D3788" w:rsidRDefault="002D3788" w:rsidP="002D3788">
      <w:r>
        <w:t xml:space="preserve">    transform: </w:t>
      </w:r>
      <w:proofErr w:type="spellStart"/>
      <w:r>
        <w:t>translateY</w:t>
      </w:r>
      <w:proofErr w:type="spellEnd"/>
      <w:r>
        <w:t>(200px</w:t>
      </w:r>
      <w:proofErr w:type="gramStart"/>
      <w:r>
        <w:t>) ;</w:t>
      </w:r>
      <w:proofErr w:type="gramEnd"/>
    </w:p>
    <w:p w14:paraId="58AAD0B1" w14:textId="77777777" w:rsidR="002D3788" w:rsidRDefault="002D3788" w:rsidP="002D3788">
      <w:r>
        <w:t>}</w:t>
      </w:r>
    </w:p>
    <w:p w14:paraId="2C14EC2C" w14:textId="77777777" w:rsidR="002D3788" w:rsidRDefault="002D3788" w:rsidP="002D3788">
      <w:r>
        <w:t>.</w:t>
      </w:r>
      <w:proofErr w:type="gramStart"/>
      <w:r>
        <w:t>container .</w:t>
      </w:r>
      <w:proofErr w:type="spellStart"/>
      <w:r>
        <w:t>box</w:t>
      </w:r>
      <w:proofErr w:type="gramEnd"/>
      <w:r>
        <w:t>:hover</w:t>
      </w:r>
      <w:proofErr w:type="spellEnd"/>
      <w:r>
        <w:t xml:space="preserve"> .content h2</w:t>
      </w:r>
    </w:p>
    <w:p w14:paraId="39B50D9B" w14:textId="77777777" w:rsidR="002D3788" w:rsidRDefault="002D3788" w:rsidP="002D3788">
      <w:r>
        <w:t>{</w:t>
      </w:r>
    </w:p>
    <w:p w14:paraId="71D7C0EE" w14:textId="77777777" w:rsidR="002D3788" w:rsidRDefault="002D3788" w:rsidP="002D3788">
      <w:r>
        <w:t xml:space="preserve">    transform: </w:t>
      </w:r>
      <w:proofErr w:type="spellStart"/>
      <w:proofErr w:type="gramStart"/>
      <w:r>
        <w:t>translateY</w:t>
      </w:r>
      <w:proofErr w:type="spellEnd"/>
      <w:r>
        <w:t>(</w:t>
      </w:r>
      <w:proofErr w:type="gramEnd"/>
      <w:r>
        <w:t>0) ;</w:t>
      </w:r>
    </w:p>
    <w:p w14:paraId="7D11718E" w14:textId="77777777" w:rsidR="002D3788" w:rsidRDefault="002D3788" w:rsidP="002D3788">
      <w:r>
        <w:t xml:space="preserve">    transition-delay: 0.</w:t>
      </w:r>
      <w:proofErr w:type="gramStart"/>
      <w:r>
        <w:t>1s;</w:t>
      </w:r>
      <w:proofErr w:type="gramEnd"/>
    </w:p>
    <w:p w14:paraId="213E419C" w14:textId="77777777" w:rsidR="002D3788" w:rsidRDefault="002D3788" w:rsidP="002D3788">
      <w:r>
        <w:t>}</w:t>
      </w:r>
    </w:p>
    <w:p w14:paraId="6C67BC3C" w14:textId="77777777" w:rsidR="002D3788" w:rsidRDefault="002D3788" w:rsidP="002D3788">
      <w:proofErr w:type="gramStart"/>
      <w:r>
        <w:t>.background</w:t>
      </w:r>
      <w:proofErr w:type="gramEnd"/>
    </w:p>
    <w:p w14:paraId="62AD3D56" w14:textId="77777777" w:rsidR="002D3788" w:rsidRDefault="002D3788" w:rsidP="002D3788">
      <w:r>
        <w:t>{</w:t>
      </w:r>
    </w:p>
    <w:p w14:paraId="2B16E9AE" w14:textId="77777777" w:rsidR="002D3788" w:rsidRDefault="002D3788" w:rsidP="002D3788">
      <w:r>
        <w:t xml:space="preserve">    color: </w:t>
      </w:r>
      <w:proofErr w:type="gramStart"/>
      <w:r>
        <w:t>aqua;</w:t>
      </w:r>
      <w:proofErr w:type="gramEnd"/>
    </w:p>
    <w:p w14:paraId="290F7F18" w14:textId="77777777" w:rsidR="002D3788" w:rsidRDefault="002D3788" w:rsidP="002D3788"/>
    <w:p w14:paraId="583659E2" w14:textId="528B8F1D" w:rsidR="002D3788" w:rsidRPr="002D3788" w:rsidRDefault="002D3788" w:rsidP="002D3788">
      <w:r>
        <w:t>}</w:t>
      </w:r>
    </w:p>
    <w:p w14:paraId="26BA6DDB" w14:textId="4E2AA7D7" w:rsidR="00EA247D" w:rsidRDefault="005E3465" w:rsidP="00EA247D">
      <w:pPr>
        <w:pStyle w:val="Heading2"/>
      </w:pPr>
      <w:r>
        <w:t>Filename-Contentpage.html</w:t>
      </w:r>
    </w:p>
    <w:p w14:paraId="27AD4552" w14:textId="77777777" w:rsidR="005E3465" w:rsidRDefault="005E3465" w:rsidP="005E3465">
      <w:r>
        <w:t>&lt;!DOCTYPE html&gt;</w:t>
      </w:r>
    </w:p>
    <w:p w14:paraId="3D492C03" w14:textId="77777777" w:rsidR="005E3465" w:rsidRDefault="005E3465" w:rsidP="005E3465">
      <w:r>
        <w:t>&lt;html lang="</w:t>
      </w:r>
      <w:proofErr w:type="spellStart"/>
      <w:r>
        <w:t>en</w:t>
      </w:r>
      <w:proofErr w:type="spellEnd"/>
      <w:r>
        <w:t>"&gt;</w:t>
      </w:r>
    </w:p>
    <w:p w14:paraId="3B2A4509" w14:textId="77777777" w:rsidR="005E3465" w:rsidRDefault="005E3465" w:rsidP="005E3465">
      <w:r>
        <w:t>&lt;head&gt;</w:t>
      </w:r>
    </w:p>
    <w:p w14:paraId="5FA72ADB" w14:textId="77777777" w:rsidR="005E3465" w:rsidRDefault="005E3465" w:rsidP="005E3465">
      <w:r>
        <w:t xml:space="preserve">    &lt;meta charset="UTF-8"&gt;</w:t>
      </w:r>
    </w:p>
    <w:p w14:paraId="2B24036E" w14:textId="77777777" w:rsidR="005E3465" w:rsidRDefault="005E3465" w:rsidP="005E3465">
      <w:r>
        <w:t xml:space="preserve">    &lt;title&gt;CRICK-HITS_CONTENT&lt;/title&gt;</w:t>
      </w:r>
    </w:p>
    <w:p w14:paraId="1FA44DB5" w14:textId="77777777" w:rsidR="005E3465" w:rsidRDefault="005E3465" w:rsidP="005E3465">
      <w:r>
        <w:t xml:space="preserve">    &lt;link </w:t>
      </w:r>
      <w:proofErr w:type="spellStart"/>
      <w:r>
        <w:t>rel</w:t>
      </w:r>
      <w:proofErr w:type="spellEnd"/>
      <w:r>
        <w:t xml:space="preserve">="stylesheet" </w:t>
      </w:r>
      <w:proofErr w:type="spellStart"/>
      <w:r>
        <w:t>href</w:t>
      </w:r>
      <w:proofErr w:type="spellEnd"/>
      <w:r>
        <w:t>="content.css"&gt;</w:t>
      </w:r>
    </w:p>
    <w:p w14:paraId="7D45DBD0" w14:textId="77777777" w:rsidR="005E3465" w:rsidRDefault="005E3465" w:rsidP="005E3465"/>
    <w:p w14:paraId="7C0EAA34" w14:textId="77777777" w:rsidR="005E3465" w:rsidRDefault="005E3465" w:rsidP="005E3465">
      <w:r>
        <w:t>&lt;/head&gt;</w:t>
      </w:r>
    </w:p>
    <w:p w14:paraId="59A47F9B" w14:textId="77777777" w:rsidR="005E3465" w:rsidRDefault="005E3465" w:rsidP="005E3465">
      <w:r>
        <w:t>&lt;body&gt;</w:t>
      </w:r>
    </w:p>
    <w:p w14:paraId="16C03ABF" w14:textId="77777777" w:rsidR="005E3465" w:rsidRDefault="005E3465" w:rsidP="005E3465">
      <w:r>
        <w:t xml:space="preserve">    &lt;div class="navbar"&gt;</w:t>
      </w:r>
    </w:p>
    <w:p w14:paraId="679A7844" w14:textId="77777777" w:rsidR="005E3465" w:rsidRDefault="005E3465" w:rsidP="005E3465">
      <w:r>
        <w:t xml:space="preserve">        &lt;a </w:t>
      </w:r>
      <w:proofErr w:type="spellStart"/>
      <w:r>
        <w:t>href</w:t>
      </w:r>
      <w:proofErr w:type="spellEnd"/>
      <w:r>
        <w:t>="#"&gt;&lt;/a&gt; &lt;</w:t>
      </w:r>
      <w:proofErr w:type="spellStart"/>
      <w:r>
        <w:t>img</w:t>
      </w:r>
      <w:proofErr w:type="spellEnd"/>
      <w:r>
        <w:t xml:space="preserve"> id =</w:t>
      </w:r>
      <w:proofErr w:type="spellStart"/>
      <w:r>
        <w:t>navimage</w:t>
      </w:r>
      <w:proofErr w:type="spellEnd"/>
      <w:r>
        <w:t xml:space="preserve"> </w:t>
      </w:r>
      <w:proofErr w:type="spellStart"/>
      <w:r>
        <w:t>src</w:t>
      </w:r>
      <w:proofErr w:type="spellEnd"/>
      <w:r>
        <w:t>="CRICK-HITS-LOGO.jpeg" alt="logo"&gt;</w:t>
      </w:r>
    </w:p>
    <w:p w14:paraId="2C04C277" w14:textId="77777777" w:rsidR="005E3465" w:rsidRDefault="005E3465" w:rsidP="005E3465">
      <w:r>
        <w:t xml:space="preserve">        &lt;a </w:t>
      </w:r>
      <w:proofErr w:type="spellStart"/>
      <w:r>
        <w:t>href</w:t>
      </w:r>
      <w:proofErr w:type="spellEnd"/>
      <w:r>
        <w:t>="#"&gt;&lt;</w:t>
      </w:r>
      <w:proofErr w:type="spellStart"/>
      <w:r>
        <w:t>i</w:t>
      </w:r>
      <w:proofErr w:type="spellEnd"/>
      <w:r>
        <w:t xml:space="preserve"> class="home"&gt;&lt;/</w:t>
      </w:r>
      <w:proofErr w:type="spellStart"/>
      <w:r>
        <w:t>i</w:t>
      </w:r>
      <w:proofErr w:type="spellEnd"/>
      <w:r>
        <w:t>&gt; Home&lt;/a&gt;</w:t>
      </w:r>
    </w:p>
    <w:p w14:paraId="4DA50913" w14:textId="77777777" w:rsidR="005E3465" w:rsidRDefault="005E3465" w:rsidP="005E3465">
      <w:r>
        <w:t xml:space="preserve">        &lt;a </w:t>
      </w:r>
      <w:proofErr w:type="spellStart"/>
      <w:r>
        <w:t>href</w:t>
      </w:r>
      <w:proofErr w:type="spellEnd"/>
      <w:r>
        <w:t>="#"&gt;&lt;</w:t>
      </w:r>
      <w:proofErr w:type="spellStart"/>
      <w:r>
        <w:t>i</w:t>
      </w:r>
      <w:proofErr w:type="spellEnd"/>
      <w:r>
        <w:t xml:space="preserve"> class="buy"&gt;&lt;/</w:t>
      </w:r>
      <w:proofErr w:type="spellStart"/>
      <w:r>
        <w:t>i</w:t>
      </w:r>
      <w:proofErr w:type="spellEnd"/>
      <w:r>
        <w:t>&gt; Buy products&lt;/a&gt;</w:t>
      </w:r>
    </w:p>
    <w:p w14:paraId="4F5A006F" w14:textId="77777777" w:rsidR="005E3465" w:rsidRDefault="005E3465" w:rsidP="005E3465">
      <w:r>
        <w:t xml:space="preserve">        &lt;a </w:t>
      </w:r>
      <w:proofErr w:type="spellStart"/>
      <w:r>
        <w:t>href</w:t>
      </w:r>
      <w:proofErr w:type="spellEnd"/>
      <w:r>
        <w:t>="#"&gt;&lt;</w:t>
      </w:r>
      <w:proofErr w:type="spellStart"/>
      <w:r>
        <w:t>i</w:t>
      </w:r>
      <w:proofErr w:type="spellEnd"/>
      <w:r>
        <w:t xml:space="preserve"> class="about"&gt;&lt;/</w:t>
      </w:r>
      <w:proofErr w:type="spellStart"/>
      <w:r>
        <w:t>i</w:t>
      </w:r>
      <w:proofErr w:type="spellEnd"/>
      <w:r>
        <w:t>&gt;About&lt;/a&gt;</w:t>
      </w:r>
    </w:p>
    <w:p w14:paraId="4ACF76B1" w14:textId="77777777" w:rsidR="005E3465" w:rsidRDefault="005E3465" w:rsidP="005E3465">
      <w:r>
        <w:lastRenderedPageBreak/>
        <w:t xml:space="preserve">        &lt;a </w:t>
      </w:r>
      <w:proofErr w:type="spellStart"/>
      <w:r>
        <w:t>href</w:t>
      </w:r>
      <w:proofErr w:type="spellEnd"/>
      <w:r>
        <w:t>="#"&gt;&lt;</w:t>
      </w:r>
      <w:proofErr w:type="spellStart"/>
      <w:r>
        <w:t>i</w:t>
      </w:r>
      <w:proofErr w:type="spellEnd"/>
      <w:r>
        <w:t xml:space="preserve"> class="sitemap"&gt;&lt;/</w:t>
      </w:r>
      <w:proofErr w:type="spellStart"/>
      <w:r>
        <w:t>i</w:t>
      </w:r>
      <w:proofErr w:type="spellEnd"/>
      <w:r>
        <w:t>&gt; Sitemap&lt;/a&gt;</w:t>
      </w:r>
    </w:p>
    <w:p w14:paraId="14095260" w14:textId="77777777" w:rsidR="005E3465" w:rsidRDefault="005E3465" w:rsidP="005E3465">
      <w:r>
        <w:t xml:space="preserve">        &lt;a </w:t>
      </w:r>
      <w:proofErr w:type="spellStart"/>
      <w:r>
        <w:t>href</w:t>
      </w:r>
      <w:proofErr w:type="spellEnd"/>
      <w:r>
        <w:t>="#"&gt;&lt;</w:t>
      </w:r>
      <w:proofErr w:type="spellStart"/>
      <w:r>
        <w:t>i</w:t>
      </w:r>
      <w:proofErr w:type="spellEnd"/>
      <w:r>
        <w:t xml:space="preserve"> class="query"&gt;&lt;/</w:t>
      </w:r>
      <w:proofErr w:type="spellStart"/>
      <w:r>
        <w:t>i</w:t>
      </w:r>
      <w:proofErr w:type="spellEnd"/>
      <w:r>
        <w:t>&gt;Query form&lt;/a&gt;</w:t>
      </w:r>
    </w:p>
    <w:p w14:paraId="44A9D9D5" w14:textId="77777777" w:rsidR="005E3465" w:rsidRDefault="005E3465" w:rsidP="005E3465">
      <w:r>
        <w:t xml:space="preserve">        &lt;a </w:t>
      </w:r>
      <w:proofErr w:type="spellStart"/>
      <w:r>
        <w:t>href</w:t>
      </w:r>
      <w:proofErr w:type="spellEnd"/>
      <w:r>
        <w:t>="#"&gt;&lt;</w:t>
      </w:r>
      <w:proofErr w:type="spellStart"/>
      <w:r>
        <w:t>i</w:t>
      </w:r>
      <w:proofErr w:type="spellEnd"/>
      <w:r>
        <w:t xml:space="preserve"> class="thumbnail"&gt;&lt;/</w:t>
      </w:r>
      <w:proofErr w:type="spellStart"/>
      <w:r>
        <w:t>i</w:t>
      </w:r>
      <w:proofErr w:type="spellEnd"/>
      <w:r>
        <w:t>&gt;Thumbnail&lt;/a&gt;</w:t>
      </w:r>
    </w:p>
    <w:p w14:paraId="4316999E" w14:textId="77777777" w:rsidR="005E3465" w:rsidRDefault="005E3465" w:rsidP="005E3465">
      <w:r>
        <w:t xml:space="preserve">    </w:t>
      </w:r>
    </w:p>
    <w:p w14:paraId="5510290D" w14:textId="77777777" w:rsidR="005E3465" w:rsidRDefault="005E3465" w:rsidP="005E3465">
      <w:r>
        <w:t xml:space="preserve">    </w:t>
      </w:r>
    </w:p>
    <w:p w14:paraId="6803ABB7" w14:textId="77777777" w:rsidR="005E3465" w:rsidRDefault="005E3465" w:rsidP="005E3465">
      <w:r>
        <w:t xml:space="preserve">    </w:t>
      </w:r>
    </w:p>
    <w:p w14:paraId="6FDF7D12" w14:textId="77777777" w:rsidR="005E3465" w:rsidRDefault="005E3465" w:rsidP="005E3465">
      <w:r>
        <w:t xml:space="preserve">    &lt;/div&gt;</w:t>
      </w:r>
    </w:p>
    <w:p w14:paraId="6BCE0376" w14:textId="77777777" w:rsidR="005E3465" w:rsidRDefault="005E3465" w:rsidP="005E3465">
      <w:r>
        <w:t xml:space="preserve">    &lt;h2&gt;Cricket Facts&lt;/h2&gt;</w:t>
      </w:r>
    </w:p>
    <w:p w14:paraId="5967C3AC" w14:textId="77777777" w:rsidR="005E3465" w:rsidRDefault="005E3465" w:rsidP="005E3465">
      <w:r>
        <w:t xml:space="preserve">    &lt;p&gt;1. Cricket is a popular sport – so popular that it is considered the second most-loved sport in the world. It is enjoyed by more than 2.5 billion fans in 180 countries. This sport is most popular in England, Australia, and subcontinental Asia (especially India and Pakistan</w:t>
      </w:r>
      <w:proofErr w:type="gramStart"/>
      <w:r>
        <w:t>).&lt;</w:t>
      </w:r>
      <w:proofErr w:type="spellStart"/>
      <w:proofErr w:type="gramEnd"/>
      <w:r>
        <w:t>br</w:t>
      </w:r>
      <w:proofErr w:type="spellEnd"/>
      <w:r>
        <w:t>&gt;</w:t>
      </w:r>
    </w:p>
    <w:p w14:paraId="7CCA766C" w14:textId="77777777" w:rsidR="005E3465" w:rsidRDefault="005E3465" w:rsidP="005E3465"/>
    <w:p w14:paraId="7E2DFE5F" w14:textId="77777777" w:rsidR="005E3465" w:rsidRDefault="005E3465" w:rsidP="005E3465">
      <w:r>
        <w:t xml:space="preserve">    2. Cricket was originally a children’s game played in England during the 16th century, specifically in the southeastern counties. When the British expanded overseas, they brought the game with </w:t>
      </w:r>
      <w:proofErr w:type="gramStart"/>
      <w:r>
        <w:t>them.&lt;</w:t>
      </w:r>
      <w:proofErr w:type="spellStart"/>
      <w:proofErr w:type="gramEnd"/>
      <w:r>
        <w:t>br</w:t>
      </w:r>
      <w:proofErr w:type="spellEnd"/>
      <w:r>
        <w:t>&gt;</w:t>
      </w:r>
    </w:p>
    <w:p w14:paraId="45848D81" w14:textId="77777777" w:rsidR="005E3465" w:rsidRDefault="005E3465" w:rsidP="005E3465">
      <w:r>
        <w:t xml:space="preserve">    </w:t>
      </w:r>
    </w:p>
    <w:p w14:paraId="0935659C" w14:textId="77777777" w:rsidR="005E3465" w:rsidRDefault="005E3465" w:rsidP="005E3465">
      <w:r>
        <w:t xml:space="preserve">    3. The man considered as the father of cricket is William Gilbert (W.G.) Grace. He played amateur cricket in England and is credited for helping develop the sport into the modern obsession that it has </w:t>
      </w:r>
      <w:proofErr w:type="gramStart"/>
      <w:r>
        <w:t>become.&lt;</w:t>
      </w:r>
      <w:proofErr w:type="spellStart"/>
      <w:proofErr w:type="gramEnd"/>
      <w:r>
        <w:t>br</w:t>
      </w:r>
      <w:proofErr w:type="spellEnd"/>
      <w:r>
        <w:t>&gt;</w:t>
      </w:r>
    </w:p>
    <w:p w14:paraId="6087B9AF" w14:textId="77777777" w:rsidR="005E3465" w:rsidRDefault="005E3465" w:rsidP="005E3465">
      <w:r>
        <w:t xml:space="preserve">    </w:t>
      </w:r>
    </w:p>
    <w:p w14:paraId="51EB4843" w14:textId="77777777" w:rsidR="005E3465" w:rsidRDefault="005E3465" w:rsidP="005E3465">
      <w:r>
        <w:t xml:space="preserve">    4. The first Test cricket captains for the English team were James Lillywhite and David Gregory. Of the two, Lillywhite was the first to play. He died in 1929, becoming the last player of the very first Test match to pass </w:t>
      </w:r>
      <w:proofErr w:type="gramStart"/>
      <w:r>
        <w:t>away.&lt;</w:t>
      </w:r>
      <w:proofErr w:type="spellStart"/>
      <w:proofErr w:type="gramEnd"/>
      <w:r>
        <w:t>br</w:t>
      </w:r>
      <w:proofErr w:type="spellEnd"/>
      <w:r>
        <w:t>&gt;</w:t>
      </w:r>
    </w:p>
    <w:p w14:paraId="4A401C70" w14:textId="77777777" w:rsidR="005E3465" w:rsidRDefault="005E3465" w:rsidP="005E3465">
      <w:r>
        <w:t xml:space="preserve">    </w:t>
      </w:r>
    </w:p>
    <w:p w14:paraId="188FD652" w14:textId="77777777" w:rsidR="005E3465" w:rsidRDefault="005E3465" w:rsidP="005E3465">
      <w:r>
        <w:t xml:space="preserve">    5. Cricket is played in several </w:t>
      </w:r>
      <w:proofErr w:type="gramStart"/>
      <w:r>
        <w:t>formats</w:t>
      </w:r>
      <w:proofErr w:type="gramEnd"/>
      <w:r>
        <w:t xml:space="preserve"> but the three major forms are: Twenty20, One-Day Internationals (ODI), and Test matches. Of these, the Test match is the traditional form, having been used since 1877. It is also considered the highest </w:t>
      </w:r>
      <w:proofErr w:type="gramStart"/>
      <w:r>
        <w:t>level.&lt;</w:t>
      </w:r>
      <w:proofErr w:type="spellStart"/>
      <w:proofErr w:type="gramEnd"/>
      <w:r>
        <w:t>br</w:t>
      </w:r>
      <w:proofErr w:type="spellEnd"/>
      <w:r>
        <w:t>&gt;</w:t>
      </w:r>
    </w:p>
    <w:p w14:paraId="611DD543" w14:textId="77777777" w:rsidR="005E3465" w:rsidRDefault="005E3465" w:rsidP="005E3465">
      <w:r>
        <w:t xml:space="preserve">    </w:t>
      </w:r>
    </w:p>
    <w:p w14:paraId="508B6480" w14:textId="77777777" w:rsidR="005E3465" w:rsidRDefault="005E3465" w:rsidP="005E3465">
      <w:r>
        <w:t xml:space="preserve">    6. Although there are 31 countries that play cricket in the international stage, only 12 have qualified for Test status. The first countries to acquire this status are England and Australia (1877) and the latest is Afghanistan (2018</w:t>
      </w:r>
      <w:proofErr w:type="gramStart"/>
      <w:r>
        <w:t>).&lt;</w:t>
      </w:r>
      <w:proofErr w:type="spellStart"/>
      <w:proofErr w:type="gramEnd"/>
      <w:r>
        <w:t>br</w:t>
      </w:r>
      <w:proofErr w:type="spellEnd"/>
      <w:r>
        <w:t>&gt;&lt;/p&gt;</w:t>
      </w:r>
    </w:p>
    <w:p w14:paraId="0E9B5154" w14:textId="77777777" w:rsidR="005E3465" w:rsidRDefault="005E3465" w:rsidP="005E3465"/>
    <w:p w14:paraId="778BBA49" w14:textId="77777777" w:rsidR="005E3465" w:rsidRDefault="005E3465" w:rsidP="005E3465">
      <w:r>
        <w:t>&lt;</w:t>
      </w:r>
      <w:proofErr w:type="spellStart"/>
      <w:r>
        <w:t>img</w:t>
      </w:r>
      <w:proofErr w:type="spellEnd"/>
      <w:r>
        <w:t xml:space="preserve"> </w:t>
      </w:r>
      <w:proofErr w:type="spellStart"/>
      <w:r>
        <w:t>src</w:t>
      </w:r>
      <w:proofErr w:type="spellEnd"/>
      <w:r>
        <w:t>="CRICK-IMAGE.jpg" alt="Crowd watching a cricket match"&gt;</w:t>
      </w:r>
    </w:p>
    <w:p w14:paraId="46767A41" w14:textId="77777777" w:rsidR="005E3465" w:rsidRDefault="005E3465" w:rsidP="005E3465">
      <w:r>
        <w:t xml:space="preserve">&lt;p&gt;8. The oldest cricket world championship is the ICC Women’s Cricket World Cup. The first tournament, which was hosted by England, was held in 1973. The English team was champion of the first </w:t>
      </w:r>
      <w:proofErr w:type="gramStart"/>
      <w:r>
        <w:t>edition.&lt;</w:t>
      </w:r>
      <w:proofErr w:type="spellStart"/>
      <w:proofErr w:type="gramEnd"/>
      <w:r>
        <w:t>br</w:t>
      </w:r>
      <w:proofErr w:type="spellEnd"/>
      <w:r>
        <w:t>&gt;</w:t>
      </w:r>
    </w:p>
    <w:p w14:paraId="4A3CF3A4" w14:textId="77777777" w:rsidR="005E3465" w:rsidRDefault="005E3465" w:rsidP="005E3465"/>
    <w:p w14:paraId="1F5BC73A" w14:textId="77777777" w:rsidR="005E3465" w:rsidRDefault="005E3465" w:rsidP="005E3465">
      <w:r>
        <w:t xml:space="preserve">    9. The first cricket World Cup was held in 1975, participated in by the men’s teams. The title was won by the West Indies, with Australia placing </w:t>
      </w:r>
      <w:proofErr w:type="gramStart"/>
      <w:r>
        <w:t>second.&lt;</w:t>
      </w:r>
      <w:proofErr w:type="spellStart"/>
      <w:proofErr w:type="gramEnd"/>
      <w:r>
        <w:t>br</w:t>
      </w:r>
      <w:proofErr w:type="spellEnd"/>
      <w:r>
        <w:t>&gt;</w:t>
      </w:r>
    </w:p>
    <w:p w14:paraId="1EF6BE16" w14:textId="77777777" w:rsidR="005E3465" w:rsidRDefault="005E3465" w:rsidP="005E3465">
      <w:r>
        <w:t xml:space="preserve">    </w:t>
      </w:r>
    </w:p>
    <w:p w14:paraId="7AE70670" w14:textId="77777777" w:rsidR="005E3465" w:rsidRDefault="005E3465" w:rsidP="005E3465">
      <w:r>
        <w:t xml:space="preserve">    10. The country with the most losses in International Cricket is England, having played 691 unsuccessful matches. They have also played the most games (1,885</w:t>
      </w:r>
      <w:proofErr w:type="gramStart"/>
      <w:r>
        <w:t>).&lt;</w:t>
      </w:r>
      <w:proofErr w:type="spellStart"/>
      <w:proofErr w:type="gramEnd"/>
      <w:r>
        <w:t>br</w:t>
      </w:r>
      <w:proofErr w:type="spellEnd"/>
      <w:r>
        <w:t>&gt;</w:t>
      </w:r>
    </w:p>
    <w:p w14:paraId="0BEEFC96" w14:textId="77777777" w:rsidR="005E3465" w:rsidRDefault="005E3465" w:rsidP="005E3465">
      <w:r>
        <w:t xml:space="preserve">    </w:t>
      </w:r>
    </w:p>
    <w:p w14:paraId="6A5CD0BE" w14:textId="77777777" w:rsidR="005E3465" w:rsidRDefault="005E3465" w:rsidP="005E3465">
      <w:r>
        <w:t xml:space="preserve">    11. The cricket pitch is 20.12 meters (22 yards) in length and 3.05 meters (3.33 yards) in width. The length of 22 yards is considered a chain, which was used as a standard of measurement for land during the 18th century. The chain is 1/10th of a unit of measurement called furlong, which is the average length of land that a team of workers could plough in one </w:t>
      </w:r>
      <w:proofErr w:type="gramStart"/>
      <w:r>
        <w:t>day.&lt;</w:t>
      </w:r>
      <w:proofErr w:type="spellStart"/>
      <w:proofErr w:type="gramEnd"/>
      <w:r>
        <w:t>br</w:t>
      </w:r>
      <w:proofErr w:type="spellEnd"/>
      <w:r>
        <w:t>&gt;</w:t>
      </w:r>
    </w:p>
    <w:p w14:paraId="05C10974" w14:textId="77777777" w:rsidR="005E3465" w:rsidRDefault="005E3465" w:rsidP="005E3465">
      <w:r>
        <w:t xml:space="preserve">    </w:t>
      </w:r>
    </w:p>
    <w:p w14:paraId="5994675A" w14:textId="77777777" w:rsidR="005E3465" w:rsidRDefault="005E3465" w:rsidP="005E3465">
      <w:r>
        <w:t xml:space="preserve">    12. The surface of the cricket pitch may be covered by very short grass and must be flat. In some venues, the playing surface may be made of artificial material or even dry soil. The pitch is never altered or repaired during a game </w:t>
      </w:r>
      <w:proofErr w:type="gramStart"/>
      <w:r>
        <w:t>as long as</w:t>
      </w:r>
      <w:proofErr w:type="gramEnd"/>
      <w:r>
        <w:t xml:space="preserve"> the wear is considered normal. Only during special circumstances is the pitch </w:t>
      </w:r>
      <w:proofErr w:type="gramStart"/>
      <w:r>
        <w:t>repaired.&lt;</w:t>
      </w:r>
      <w:proofErr w:type="spellStart"/>
      <w:proofErr w:type="gramEnd"/>
      <w:r>
        <w:t>br</w:t>
      </w:r>
      <w:proofErr w:type="spellEnd"/>
      <w:r>
        <w:t>&gt;</w:t>
      </w:r>
    </w:p>
    <w:p w14:paraId="2D4DDB16" w14:textId="77777777" w:rsidR="005E3465" w:rsidRDefault="005E3465" w:rsidP="005E3465">
      <w:r>
        <w:t xml:space="preserve">    </w:t>
      </w:r>
    </w:p>
    <w:p w14:paraId="1EDAAA58" w14:textId="77777777" w:rsidR="005E3465" w:rsidRDefault="005E3465" w:rsidP="005E3465">
      <w:r>
        <w:lastRenderedPageBreak/>
        <w:t xml:space="preserve">    13. The condition of the cricket pitch may change the strategy of a team. If the ground is dry, the best bowl would be the spin, which means the team’s top spin bowlers should be chosen for the job because their skill will give their team a significant </w:t>
      </w:r>
      <w:proofErr w:type="gramStart"/>
      <w:r>
        <w:t>advantage.&lt;</w:t>
      </w:r>
      <w:proofErr w:type="spellStart"/>
      <w:proofErr w:type="gramEnd"/>
      <w:r>
        <w:t>br</w:t>
      </w:r>
      <w:proofErr w:type="spellEnd"/>
      <w:r>
        <w:t>&gt;&lt;/p&gt;</w:t>
      </w:r>
    </w:p>
    <w:p w14:paraId="45C5B328" w14:textId="77777777" w:rsidR="005E3465" w:rsidRDefault="005E3465" w:rsidP="005E3465">
      <w:r>
        <w:t>&lt;</w:t>
      </w:r>
      <w:proofErr w:type="spellStart"/>
      <w:r>
        <w:t>img</w:t>
      </w:r>
      <w:proofErr w:type="spellEnd"/>
      <w:r>
        <w:t xml:space="preserve"> </w:t>
      </w:r>
      <w:proofErr w:type="spellStart"/>
      <w:r>
        <w:t>src</w:t>
      </w:r>
      <w:proofErr w:type="spellEnd"/>
      <w:r>
        <w:t>="Wickets.jpg" alt="Stumps"&gt;</w:t>
      </w:r>
    </w:p>
    <w:p w14:paraId="4C76E06B" w14:textId="77777777" w:rsidR="005E3465" w:rsidRDefault="005E3465" w:rsidP="005E3465">
      <w:r>
        <w:t xml:space="preserve">&lt;p&gt;15. The small gates through which cricket balls must pass through are called “wickets”. The term is used due to the similarity of the stumps to wicket gates, which are small pedestrian gates or </w:t>
      </w:r>
      <w:proofErr w:type="gramStart"/>
      <w:r>
        <w:t>doors.&lt;</w:t>
      </w:r>
      <w:proofErr w:type="spellStart"/>
      <w:proofErr w:type="gramEnd"/>
      <w:r>
        <w:t>br</w:t>
      </w:r>
      <w:proofErr w:type="spellEnd"/>
      <w:r>
        <w:t>&gt;</w:t>
      </w:r>
    </w:p>
    <w:p w14:paraId="078C4F60" w14:textId="77777777" w:rsidR="005E3465" w:rsidRDefault="005E3465" w:rsidP="005E3465"/>
    <w:p w14:paraId="2CCDDBEF" w14:textId="77777777" w:rsidR="005E3465" w:rsidRDefault="005E3465" w:rsidP="005E3465">
      <w:r>
        <w:t xml:space="preserve">    16. The original cricket wickets used only two stumps over which a bail is attached. This design was changed in 1775 after an English cricketer, Lumpy Stevens, was able to bowl three consecutive balls that shot clear between the stumps. This is why modern wickets have three stumps instead of just </w:t>
      </w:r>
      <w:proofErr w:type="gramStart"/>
      <w:r>
        <w:t>two.&lt;</w:t>
      </w:r>
      <w:proofErr w:type="spellStart"/>
      <w:proofErr w:type="gramEnd"/>
      <w:r>
        <w:t>br</w:t>
      </w:r>
      <w:proofErr w:type="spellEnd"/>
      <w:r>
        <w:t>&gt;</w:t>
      </w:r>
    </w:p>
    <w:p w14:paraId="707B334B" w14:textId="77777777" w:rsidR="005E3465" w:rsidRDefault="005E3465" w:rsidP="005E3465">
      <w:r>
        <w:t xml:space="preserve">    </w:t>
      </w:r>
    </w:p>
    <w:p w14:paraId="416BAB6C" w14:textId="77777777" w:rsidR="005E3465" w:rsidRDefault="005E3465" w:rsidP="005E3465">
      <w:r>
        <w:t xml:space="preserve">    &lt;/p&gt;</w:t>
      </w:r>
    </w:p>
    <w:p w14:paraId="5A9C2CB8" w14:textId="77777777" w:rsidR="005E3465" w:rsidRDefault="005E3465" w:rsidP="005E3465">
      <w:r>
        <w:t xml:space="preserve">    &lt;</w:t>
      </w:r>
      <w:proofErr w:type="spellStart"/>
      <w:r>
        <w:t>img</w:t>
      </w:r>
      <w:proofErr w:type="spellEnd"/>
      <w:r>
        <w:t xml:space="preserve"> </w:t>
      </w:r>
      <w:proofErr w:type="spellStart"/>
      <w:r>
        <w:t>src</w:t>
      </w:r>
      <w:proofErr w:type="spellEnd"/>
      <w:r>
        <w:t>="Stumps.jpg" alt="Cricket Stumps"&gt;</w:t>
      </w:r>
    </w:p>
    <w:p w14:paraId="346C6A8F" w14:textId="77777777" w:rsidR="005E3465" w:rsidRDefault="005E3465" w:rsidP="005E3465">
      <w:r>
        <w:t xml:space="preserve">    &lt;a name="top"&gt;&lt;/a&gt;</w:t>
      </w:r>
    </w:p>
    <w:p w14:paraId="3E40B003" w14:textId="77777777" w:rsidR="005E3465" w:rsidRDefault="005E3465" w:rsidP="005E3465">
      <w:r>
        <w:t xml:space="preserve">    &lt;a </w:t>
      </w:r>
      <w:proofErr w:type="spellStart"/>
      <w:r>
        <w:t>href</w:t>
      </w:r>
      <w:proofErr w:type="spellEnd"/>
      <w:r>
        <w:t>="#top"&gt;Back to top of page&lt;/a&gt;</w:t>
      </w:r>
    </w:p>
    <w:p w14:paraId="52AD488B" w14:textId="77777777" w:rsidR="005E3465" w:rsidRDefault="005E3465" w:rsidP="005E3465">
      <w:r>
        <w:t>&lt;/body&gt;</w:t>
      </w:r>
    </w:p>
    <w:p w14:paraId="2795177E" w14:textId="5575B36D" w:rsidR="005E3465" w:rsidRDefault="005E3465" w:rsidP="005E3465">
      <w:r>
        <w:t>&lt;/html&gt;</w:t>
      </w:r>
    </w:p>
    <w:p w14:paraId="1F715203" w14:textId="596408C4" w:rsidR="005E3465" w:rsidRDefault="005E3465" w:rsidP="005E3465"/>
    <w:p w14:paraId="6DB13293" w14:textId="66EC4212" w:rsidR="005E3465" w:rsidRDefault="005E3465" w:rsidP="005E3465">
      <w:r>
        <w:t>Filename-Contentpage.css</w:t>
      </w:r>
    </w:p>
    <w:p w14:paraId="094997CC" w14:textId="77777777" w:rsidR="005E3465" w:rsidRDefault="005E3465" w:rsidP="005E3465"/>
    <w:p w14:paraId="5447C40C" w14:textId="38E02072" w:rsidR="005E3465" w:rsidRDefault="005E3465" w:rsidP="005E3465">
      <w:r>
        <w:t>#</w:t>
      </w:r>
      <w:proofErr w:type="gramStart"/>
      <w:r>
        <w:t>navimage{</w:t>
      </w:r>
      <w:proofErr w:type="gramEnd"/>
    </w:p>
    <w:p w14:paraId="6038EC7B" w14:textId="77777777" w:rsidR="005E3465" w:rsidRDefault="005E3465" w:rsidP="005E3465">
      <w:r>
        <w:t xml:space="preserve">    width:</w:t>
      </w:r>
      <w:proofErr w:type="gramStart"/>
      <w:r>
        <w:t>120px;</w:t>
      </w:r>
      <w:proofErr w:type="gramEnd"/>
    </w:p>
    <w:p w14:paraId="02D508A6" w14:textId="77777777" w:rsidR="005E3465" w:rsidRDefault="005E3465" w:rsidP="005E3465">
      <w:r>
        <w:t xml:space="preserve">    float: </w:t>
      </w:r>
      <w:proofErr w:type="gramStart"/>
      <w:r>
        <w:t>left;</w:t>
      </w:r>
      <w:proofErr w:type="gramEnd"/>
    </w:p>
    <w:p w14:paraId="41B9733D" w14:textId="77777777" w:rsidR="005E3465" w:rsidRDefault="005E3465" w:rsidP="005E3465"/>
    <w:p w14:paraId="0286C814" w14:textId="77777777" w:rsidR="005E3465" w:rsidRDefault="005E3465" w:rsidP="005E3465">
      <w:r>
        <w:t>}</w:t>
      </w:r>
    </w:p>
    <w:p w14:paraId="07B65460" w14:textId="77777777" w:rsidR="005E3465" w:rsidRDefault="005E3465" w:rsidP="005E3465"/>
    <w:p w14:paraId="78CFA7B0" w14:textId="77777777" w:rsidR="005E3465" w:rsidRDefault="005E3465" w:rsidP="005E3465"/>
    <w:p w14:paraId="51610057" w14:textId="77777777" w:rsidR="005E3465" w:rsidRDefault="005E3465" w:rsidP="005E3465"/>
    <w:p w14:paraId="1156EC70" w14:textId="77777777" w:rsidR="005E3465" w:rsidRDefault="005E3465" w:rsidP="005E3465">
      <w:proofErr w:type="gramStart"/>
      <w:r>
        <w:t>.navbar</w:t>
      </w:r>
      <w:proofErr w:type="gramEnd"/>
      <w:r>
        <w:t xml:space="preserve"> {</w:t>
      </w:r>
    </w:p>
    <w:p w14:paraId="4EB94E91" w14:textId="77777777" w:rsidR="005E3465" w:rsidRDefault="005E3465" w:rsidP="005E3465">
      <w:r>
        <w:t xml:space="preserve">    width: </w:t>
      </w:r>
      <w:proofErr w:type="gramStart"/>
      <w:r>
        <w:t>100%;</w:t>
      </w:r>
      <w:proofErr w:type="gramEnd"/>
    </w:p>
    <w:p w14:paraId="3607EE43" w14:textId="77777777" w:rsidR="005E3465" w:rsidRDefault="005E3465" w:rsidP="005E3465">
      <w:r>
        <w:t xml:space="preserve">    background-color: </w:t>
      </w:r>
      <w:proofErr w:type="spellStart"/>
      <w:proofErr w:type="gramStart"/>
      <w:r>
        <w:t>skyblue</w:t>
      </w:r>
      <w:proofErr w:type="spellEnd"/>
      <w:r>
        <w:t>;</w:t>
      </w:r>
      <w:proofErr w:type="gramEnd"/>
    </w:p>
    <w:p w14:paraId="694C5528" w14:textId="77777777" w:rsidR="005E3465" w:rsidRDefault="005E3465" w:rsidP="005E3465">
      <w:r>
        <w:t xml:space="preserve">    overflow: </w:t>
      </w:r>
      <w:proofErr w:type="gramStart"/>
      <w:r>
        <w:t>auto;</w:t>
      </w:r>
      <w:proofErr w:type="gramEnd"/>
    </w:p>
    <w:p w14:paraId="306BD10D" w14:textId="77777777" w:rsidR="005E3465" w:rsidRDefault="005E3465" w:rsidP="005E3465">
      <w:r>
        <w:t xml:space="preserve">    margin-top: </w:t>
      </w:r>
      <w:proofErr w:type="gramStart"/>
      <w:r>
        <w:t>10px;</w:t>
      </w:r>
      <w:proofErr w:type="gramEnd"/>
    </w:p>
    <w:p w14:paraId="333F9A51" w14:textId="77777777" w:rsidR="005E3465" w:rsidRDefault="005E3465" w:rsidP="005E3465"/>
    <w:p w14:paraId="2A0FF0EA" w14:textId="77777777" w:rsidR="005E3465" w:rsidRDefault="005E3465" w:rsidP="005E3465"/>
    <w:p w14:paraId="409A1288" w14:textId="77777777" w:rsidR="005E3465" w:rsidRDefault="005E3465" w:rsidP="005E3465">
      <w:r>
        <w:t>}</w:t>
      </w:r>
    </w:p>
    <w:p w14:paraId="71C5B6DB" w14:textId="77777777" w:rsidR="005E3465" w:rsidRDefault="005E3465" w:rsidP="005E3465">
      <w:proofErr w:type="gramStart"/>
      <w:r>
        <w:t>.navbar</w:t>
      </w:r>
      <w:proofErr w:type="gramEnd"/>
      <w:r>
        <w:t xml:space="preserve"> a {</w:t>
      </w:r>
    </w:p>
    <w:p w14:paraId="4904EC64" w14:textId="77777777" w:rsidR="005E3465" w:rsidRDefault="005E3465" w:rsidP="005E3465">
      <w:r>
        <w:t xml:space="preserve">    float: </w:t>
      </w:r>
      <w:proofErr w:type="gramStart"/>
      <w:r>
        <w:t>left;</w:t>
      </w:r>
      <w:proofErr w:type="gramEnd"/>
    </w:p>
    <w:p w14:paraId="5CED837B" w14:textId="77777777" w:rsidR="005E3465" w:rsidRDefault="005E3465" w:rsidP="005E3465">
      <w:r>
        <w:t xml:space="preserve">    text-align: </w:t>
      </w:r>
      <w:proofErr w:type="gramStart"/>
      <w:r>
        <w:t>center;</w:t>
      </w:r>
      <w:proofErr w:type="gramEnd"/>
    </w:p>
    <w:p w14:paraId="1ED9E6A5" w14:textId="77777777" w:rsidR="005E3465" w:rsidRDefault="005E3465" w:rsidP="005E3465">
      <w:r>
        <w:t xml:space="preserve">    padding: </w:t>
      </w:r>
      <w:proofErr w:type="gramStart"/>
      <w:r>
        <w:t>20px;</w:t>
      </w:r>
      <w:proofErr w:type="gramEnd"/>
    </w:p>
    <w:p w14:paraId="2871FD11" w14:textId="77777777" w:rsidR="005E3465" w:rsidRDefault="005E3465" w:rsidP="005E3465">
      <w:r>
        <w:t xml:space="preserve">    color: </w:t>
      </w:r>
      <w:proofErr w:type="gramStart"/>
      <w:r>
        <w:t>blue;</w:t>
      </w:r>
      <w:proofErr w:type="gramEnd"/>
    </w:p>
    <w:p w14:paraId="380646B3" w14:textId="77777777" w:rsidR="005E3465" w:rsidRDefault="005E3465" w:rsidP="005E3465">
      <w:r>
        <w:t xml:space="preserve">    text-decoration: </w:t>
      </w:r>
      <w:proofErr w:type="gramStart"/>
      <w:r>
        <w:t>none;</w:t>
      </w:r>
      <w:proofErr w:type="gramEnd"/>
    </w:p>
    <w:p w14:paraId="63D30C7A" w14:textId="77777777" w:rsidR="005E3465" w:rsidRDefault="005E3465" w:rsidP="005E3465">
      <w:r>
        <w:t xml:space="preserve">    font-size: </w:t>
      </w:r>
      <w:proofErr w:type="gramStart"/>
      <w:r>
        <w:t>18px;</w:t>
      </w:r>
      <w:proofErr w:type="gramEnd"/>
    </w:p>
    <w:p w14:paraId="3292A127" w14:textId="77777777" w:rsidR="005E3465" w:rsidRDefault="005E3465" w:rsidP="005E3465">
      <w:r>
        <w:t>}</w:t>
      </w:r>
    </w:p>
    <w:p w14:paraId="3E3D202C" w14:textId="77777777" w:rsidR="005E3465" w:rsidRDefault="005E3465" w:rsidP="005E3465">
      <w:proofErr w:type="gramStart"/>
      <w:r>
        <w:t>.navbar</w:t>
      </w:r>
      <w:proofErr w:type="gramEnd"/>
      <w:r>
        <w:t xml:space="preserve"> a:hover {</w:t>
      </w:r>
    </w:p>
    <w:p w14:paraId="4A080B01" w14:textId="77777777" w:rsidR="005E3465" w:rsidRDefault="005E3465" w:rsidP="005E3465">
      <w:r>
        <w:t xml:space="preserve">    background-color: </w:t>
      </w:r>
      <w:proofErr w:type="gramStart"/>
      <w:r>
        <w:t>#000;</w:t>
      </w:r>
      <w:proofErr w:type="gramEnd"/>
    </w:p>
    <w:p w14:paraId="319B0918" w14:textId="77777777" w:rsidR="005E3465" w:rsidRDefault="005E3465" w:rsidP="005E3465">
      <w:r>
        <w:t>}</w:t>
      </w:r>
    </w:p>
    <w:p w14:paraId="23B8AE7E" w14:textId="77777777" w:rsidR="005E3465" w:rsidRDefault="005E3465" w:rsidP="005E3465">
      <w:proofErr w:type="spellStart"/>
      <w:r>
        <w:t>img</w:t>
      </w:r>
      <w:proofErr w:type="spellEnd"/>
    </w:p>
    <w:p w14:paraId="7F0AEA44" w14:textId="77777777" w:rsidR="005E3465" w:rsidRDefault="005E3465" w:rsidP="005E3465">
      <w:r>
        <w:t xml:space="preserve">{ </w:t>
      </w:r>
    </w:p>
    <w:p w14:paraId="60CA3261" w14:textId="77777777" w:rsidR="005E3465" w:rsidRDefault="005E3465" w:rsidP="005E3465">
      <w:r>
        <w:t xml:space="preserve">    height: </w:t>
      </w:r>
      <w:proofErr w:type="gramStart"/>
      <w:r>
        <w:t>auto;</w:t>
      </w:r>
      <w:proofErr w:type="gramEnd"/>
    </w:p>
    <w:p w14:paraId="47FBA0DC" w14:textId="77777777" w:rsidR="005E3465" w:rsidRDefault="005E3465" w:rsidP="005E3465">
      <w:r>
        <w:t xml:space="preserve">    width: </w:t>
      </w:r>
      <w:proofErr w:type="gramStart"/>
      <w:r>
        <w:t>500px;</w:t>
      </w:r>
      <w:proofErr w:type="gramEnd"/>
    </w:p>
    <w:p w14:paraId="1B56E7CC" w14:textId="77777777" w:rsidR="005E3465" w:rsidRDefault="005E3465" w:rsidP="005E3465">
      <w:r>
        <w:t xml:space="preserve">    align-items: </w:t>
      </w:r>
      <w:proofErr w:type="gramStart"/>
      <w:r>
        <w:t>center;</w:t>
      </w:r>
      <w:proofErr w:type="gramEnd"/>
    </w:p>
    <w:p w14:paraId="700748B6" w14:textId="77777777" w:rsidR="005E3465" w:rsidRDefault="005E3465" w:rsidP="005E3465"/>
    <w:p w14:paraId="627D5285" w14:textId="77777777" w:rsidR="005E3465" w:rsidRDefault="005E3465" w:rsidP="005E3465">
      <w:r>
        <w:lastRenderedPageBreak/>
        <w:t>}</w:t>
      </w:r>
    </w:p>
    <w:p w14:paraId="7CD3A170" w14:textId="77777777" w:rsidR="005E3465" w:rsidRDefault="005E3465" w:rsidP="005E3465">
      <w:r>
        <w:t>*{</w:t>
      </w:r>
    </w:p>
    <w:p w14:paraId="5DE53FD2" w14:textId="77777777" w:rsidR="005E3465" w:rsidRDefault="005E3465" w:rsidP="005E3465">
      <w:r>
        <w:t xml:space="preserve">    background-color: </w:t>
      </w:r>
      <w:proofErr w:type="gramStart"/>
      <w:r>
        <w:t>aqua;</w:t>
      </w:r>
      <w:proofErr w:type="gramEnd"/>
    </w:p>
    <w:p w14:paraId="3ECE3820" w14:textId="77777777" w:rsidR="005E3465" w:rsidRDefault="005E3465" w:rsidP="005E3465">
      <w:r>
        <w:t>}</w:t>
      </w:r>
    </w:p>
    <w:p w14:paraId="084BFF7E" w14:textId="77777777" w:rsidR="005E3465" w:rsidRDefault="005E3465" w:rsidP="005E3465">
      <w:r>
        <w:t>h2{</w:t>
      </w:r>
    </w:p>
    <w:p w14:paraId="66952C69" w14:textId="77777777" w:rsidR="005E3465" w:rsidRDefault="005E3465" w:rsidP="005E3465">
      <w:r>
        <w:t xml:space="preserve">    text-align: </w:t>
      </w:r>
      <w:proofErr w:type="gramStart"/>
      <w:r>
        <w:t>center;</w:t>
      </w:r>
      <w:proofErr w:type="gramEnd"/>
    </w:p>
    <w:p w14:paraId="03D5955C" w14:textId="77777777" w:rsidR="005E3465" w:rsidRDefault="005E3465" w:rsidP="005E3465">
      <w:r>
        <w:t xml:space="preserve">    font-weight: </w:t>
      </w:r>
      <w:proofErr w:type="gramStart"/>
      <w:r>
        <w:t>800;</w:t>
      </w:r>
      <w:proofErr w:type="gramEnd"/>
    </w:p>
    <w:p w14:paraId="33CF9C66" w14:textId="77777777" w:rsidR="005E3465" w:rsidRDefault="005E3465" w:rsidP="005E3465">
      <w:r>
        <w:t xml:space="preserve">    font-size: </w:t>
      </w:r>
      <w:proofErr w:type="gramStart"/>
      <w:r>
        <w:t>35px;</w:t>
      </w:r>
      <w:proofErr w:type="gramEnd"/>
    </w:p>
    <w:p w14:paraId="3EAFD4D0" w14:textId="77777777" w:rsidR="005E3465" w:rsidRDefault="005E3465" w:rsidP="005E3465">
      <w:r>
        <w:t xml:space="preserve">    font-style: </w:t>
      </w:r>
      <w:proofErr w:type="gramStart"/>
      <w:r>
        <w:t>italic;</w:t>
      </w:r>
      <w:proofErr w:type="gramEnd"/>
    </w:p>
    <w:p w14:paraId="7A840EA5" w14:textId="77777777" w:rsidR="005E3465" w:rsidRDefault="005E3465" w:rsidP="005E3465">
      <w:r>
        <w:t xml:space="preserve">    font-family: Verdana, Geneva, Tahoma, sans-</w:t>
      </w:r>
      <w:proofErr w:type="gramStart"/>
      <w:r>
        <w:t>serif;</w:t>
      </w:r>
      <w:proofErr w:type="gramEnd"/>
    </w:p>
    <w:p w14:paraId="3732BD0A" w14:textId="77777777" w:rsidR="005E3465" w:rsidRDefault="005E3465" w:rsidP="005E3465">
      <w:r>
        <w:t xml:space="preserve">    color: </w:t>
      </w:r>
      <w:proofErr w:type="gramStart"/>
      <w:r>
        <w:t>blue;</w:t>
      </w:r>
      <w:proofErr w:type="gramEnd"/>
    </w:p>
    <w:p w14:paraId="308AEE18" w14:textId="77777777" w:rsidR="005E3465" w:rsidRDefault="005E3465" w:rsidP="005E3465">
      <w:r>
        <w:t>}</w:t>
      </w:r>
    </w:p>
    <w:p w14:paraId="5CDCD0CE" w14:textId="77777777" w:rsidR="005E3465" w:rsidRDefault="005E3465" w:rsidP="005E3465">
      <w:proofErr w:type="gramStart"/>
      <w:r>
        <w:t>body{</w:t>
      </w:r>
      <w:proofErr w:type="gramEnd"/>
    </w:p>
    <w:p w14:paraId="1E43509F" w14:textId="77777777" w:rsidR="005E3465" w:rsidRDefault="005E3465" w:rsidP="005E3465">
      <w:r>
        <w:t xml:space="preserve">    font-weight: </w:t>
      </w:r>
      <w:proofErr w:type="gramStart"/>
      <w:r>
        <w:t>500;</w:t>
      </w:r>
      <w:proofErr w:type="gramEnd"/>
    </w:p>
    <w:p w14:paraId="177898D0" w14:textId="77777777" w:rsidR="005E3465" w:rsidRDefault="005E3465" w:rsidP="005E3465">
      <w:r>
        <w:t xml:space="preserve">    font-size: </w:t>
      </w:r>
      <w:proofErr w:type="gramStart"/>
      <w:r>
        <w:t>20px;</w:t>
      </w:r>
      <w:proofErr w:type="gramEnd"/>
    </w:p>
    <w:p w14:paraId="088B2E1F" w14:textId="77777777" w:rsidR="005E3465" w:rsidRDefault="005E3465" w:rsidP="005E3465">
      <w:r>
        <w:t xml:space="preserve">    font-style: </w:t>
      </w:r>
      <w:proofErr w:type="gramStart"/>
      <w:r>
        <w:t>italic;</w:t>
      </w:r>
      <w:proofErr w:type="gramEnd"/>
    </w:p>
    <w:p w14:paraId="5E750479" w14:textId="77777777" w:rsidR="005E3465" w:rsidRDefault="005E3465" w:rsidP="005E3465">
      <w:r>
        <w:t xml:space="preserve">    font-family: Verdana, Geneva, Tahoma, sans-</w:t>
      </w:r>
      <w:proofErr w:type="gramStart"/>
      <w:r>
        <w:t>serif;</w:t>
      </w:r>
      <w:proofErr w:type="gramEnd"/>
    </w:p>
    <w:p w14:paraId="4A396C0D" w14:textId="77777777" w:rsidR="005E3465" w:rsidRDefault="005E3465" w:rsidP="005E3465">
      <w:r>
        <w:t xml:space="preserve">    color: </w:t>
      </w:r>
      <w:proofErr w:type="spellStart"/>
      <w:proofErr w:type="gramStart"/>
      <w:r>
        <w:t>darkblue</w:t>
      </w:r>
      <w:proofErr w:type="spellEnd"/>
      <w:r>
        <w:t>;</w:t>
      </w:r>
      <w:proofErr w:type="gramEnd"/>
    </w:p>
    <w:p w14:paraId="17F2FD40" w14:textId="77777777" w:rsidR="005E3465" w:rsidRDefault="005E3465" w:rsidP="005E3465"/>
    <w:p w14:paraId="10AF9238" w14:textId="6751338A" w:rsidR="005E3465" w:rsidRDefault="005E3465" w:rsidP="005E3465">
      <w:r>
        <w:t>}</w:t>
      </w:r>
    </w:p>
    <w:p w14:paraId="31332B72" w14:textId="131686FD" w:rsidR="005E3465" w:rsidRDefault="005E3465" w:rsidP="005E3465"/>
    <w:p w14:paraId="624551D4" w14:textId="7AAB2482" w:rsidR="005E3465" w:rsidRDefault="005E3465" w:rsidP="005E3465">
      <w:r>
        <w:t>Filename-Page Editor.html</w:t>
      </w:r>
    </w:p>
    <w:p w14:paraId="51F92311" w14:textId="77777777" w:rsidR="005E3465" w:rsidRDefault="005E3465" w:rsidP="005E3465"/>
    <w:p w14:paraId="1F7C884D" w14:textId="77777777" w:rsidR="005E3465" w:rsidRDefault="005E3465" w:rsidP="005E3465"/>
    <w:p w14:paraId="153F03B6" w14:textId="5DC31153" w:rsidR="005E3465" w:rsidRDefault="005E3465" w:rsidP="005E3465">
      <w:r>
        <w:t>&lt;!DOCTYPE html&gt;</w:t>
      </w:r>
    </w:p>
    <w:p w14:paraId="2D7E2653" w14:textId="77777777" w:rsidR="005E3465" w:rsidRDefault="005E3465" w:rsidP="005E3465">
      <w:r>
        <w:t>&lt;html lang="</w:t>
      </w:r>
      <w:proofErr w:type="spellStart"/>
      <w:r>
        <w:t>en</w:t>
      </w:r>
      <w:proofErr w:type="spellEnd"/>
      <w:r>
        <w:t>"&gt;</w:t>
      </w:r>
    </w:p>
    <w:p w14:paraId="5B910362" w14:textId="77777777" w:rsidR="005E3465" w:rsidRDefault="005E3465" w:rsidP="005E3465">
      <w:r>
        <w:t>&lt;head&gt;</w:t>
      </w:r>
    </w:p>
    <w:p w14:paraId="653BC082" w14:textId="77777777" w:rsidR="005E3465" w:rsidRDefault="005E3465" w:rsidP="005E3465">
      <w:r>
        <w:t xml:space="preserve">    &lt;meta charset="UTF-8"&gt;</w:t>
      </w:r>
    </w:p>
    <w:p w14:paraId="4055295F" w14:textId="77777777" w:rsidR="005E3465" w:rsidRDefault="005E3465" w:rsidP="005E3465">
      <w:r>
        <w:t xml:space="preserve">    &lt;title&gt;</w:t>
      </w:r>
      <w:proofErr w:type="spellStart"/>
      <w:r>
        <w:t>PageEditor</w:t>
      </w:r>
      <w:proofErr w:type="spellEnd"/>
      <w:r>
        <w:t>&lt;/title&gt;</w:t>
      </w:r>
    </w:p>
    <w:p w14:paraId="1E20FBCD" w14:textId="77777777" w:rsidR="005E3465" w:rsidRDefault="005E3465" w:rsidP="005E3465">
      <w:r>
        <w:t xml:space="preserve">    &lt;style&gt;</w:t>
      </w:r>
    </w:p>
    <w:p w14:paraId="7268BC97" w14:textId="77777777" w:rsidR="005E3465" w:rsidRDefault="005E3465" w:rsidP="005E3465">
      <w:r>
        <w:t xml:space="preserve">        </w:t>
      </w:r>
      <w:proofErr w:type="gramStart"/>
      <w:r>
        <w:t>body{</w:t>
      </w:r>
      <w:proofErr w:type="gramEnd"/>
    </w:p>
    <w:p w14:paraId="3717D3E2" w14:textId="77777777" w:rsidR="005E3465" w:rsidRDefault="005E3465" w:rsidP="005E3465">
      <w:r>
        <w:t xml:space="preserve">            background-color: </w:t>
      </w:r>
      <w:proofErr w:type="gramStart"/>
      <w:r>
        <w:t>aqua;</w:t>
      </w:r>
      <w:proofErr w:type="gramEnd"/>
    </w:p>
    <w:p w14:paraId="282855A7" w14:textId="77777777" w:rsidR="005E3465" w:rsidRDefault="005E3465" w:rsidP="005E3465">
      <w:r>
        <w:t xml:space="preserve">        }</w:t>
      </w:r>
    </w:p>
    <w:p w14:paraId="2E6AA543" w14:textId="77777777" w:rsidR="005E3465" w:rsidRDefault="005E3465" w:rsidP="005E3465"/>
    <w:p w14:paraId="4C52BAA7" w14:textId="77777777" w:rsidR="005E3465" w:rsidRDefault="005E3465" w:rsidP="005E3465">
      <w:r>
        <w:t xml:space="preserve">        </w:t>
      </w:r>
      <w:proofErr w:type="gramStart"/>
      <w:r>
        <w:t>.header</w:t>
      </w:r>
      <w:proofErr w:type="gramEnd"/>
      <w:r>
        <w:t>{</w:t>
      </w:r>
    </w:p>
    <w:p w14:paraId="1CCF852B" w14:textId="77777777" w:rsidR="005E3465" w:rsidRDefault="005E3465" w:rsidP="005E3465">
      <w:r>
        <w:t xml:space="preserve">            text-align: </w:t>
      </w:r>
      <w:proofErr w:type="gramStart"/>
      <w:r>
        <w:t>center;</w:t>
      </w:r>
      <w:proofErr w:type="gramEnd"/>
    </w:p>
    <w:p w14:paraId="603476B2" w14:textId="77777777" w:rsidR="005E3465" w:rsidRDefault="005E3465" w:rsidP="005E3465">
      <w:r>
        <w:t xml:space="preserve">            font-family: Verdana, Geneva, Tahoma, sans-</w:t>
      </w:r>
      <w:proofErr w:type="gramStart"/>
      <w:r>
        <w:t>serif;</w:t>
      </w:r>
      <w:proofErr w:type="gramEnd"/>
    </w:p>
    <w:p w14:paraId="57BA6DB8" w14:textId="77777777" w:rsidR="005E3465" w:rsidRDefault="005E3465" w:rsidP="005E3465">
      <w:r>
        <w:t xml:space="preserve">            font-size: </w:t>
      </w:r>
      <w:proofErr w:type="gramStart"/>
      <w:r>
        <w:t>50px;</w:t>
      </w:r>
      <w:proofErr w:type="gramEnd"/>
    </w:p>
    <w:p w14:paraId="26100AA1" w14:textId="77777777" w:rsidR="005E3465" w:rsidRDefault="005E3465" w:rsidP="005E3465"/>
    <w:p w14:paraId="507493B6" w14:textId="77777777" w:rsidR="005E3465" w:rsidRDefault="005E3465" w:rsidP="005E3465"/>
    <w:p w14:paraId="23538310" w14:textId="77777777" w:rsidR="005E3465" w:rsidRDefault="005E3465" w:rsidP="005E3465"/>
    <w:p w14:paraId="55D7BD66" w14:textId="77777777" w:rsidR="005E3465" w:rsidRDefault="005E3465" w:rsidP="005E3465">
      <w:r>
        <w:t xml:space="preserve">        }</w:t>
      </w:r>
    </w:p>
    <w:p w14:paraId="5089E1EC" w14:textId="77777777" w:rsidR="005E3465" w:rsidRDefault="005E3465" w:rsidP="005E3465">
      <w:r>
        <w:t xml:space="preserve">        .</w:t>
      </w:r>
      <w:proofErr w:type="gramStart"/>
      <w:r>
        <w:t>text{</w:t>
      </w:r>
      <w:proofErr w:type="gramEnd"/>
    </w:p>
    <w:p w14:paraId="54ACFBD7" w14:textId="77777777" w:rsidR="005E3465" w:rsidRDefault="005E3465" w:rsidP="005E3465">
      <w:r>
        <w:t xml:space="preserve">            font-size: </w:t>
      </w:r>
      <w:proofErr w:type="gramStart"/>
      <w:r>
        <w:t>30px;</w:t>
      </w:r>
      <w:proofErr w:type="gramEnd"/>
    </w:p>
    <w:p w14:paraId="0B465088" w14:textId="77777777" w:rsidR="005E3465" w:rsidRDefault="005E3465" w:rsidP="005E3465">
      <w:r>
        <w:t xml:space="preserve">        }</w:t>
      </w:r>
    </w:p>
    <w:p w14:paraId="238C3AB0" w14:textId="77777777" w:rsidR="005E3465" w:rsidRDefault="005E3465" w:rsidP="005E3465"/>
    <w:p w14:paraId="55B43E23" w14:textId="77777777" w:rsidR="005E3465" w:rsidRDefault="005E3465" w:rsidP="005E3465">
      <w:r>
        <w:t xml:space="preserve">    &lt;/style&gt;</w:t>
      </w:r>
    </w:p>
    <w:p w14:paraId="7EC0BA80" w14:textId="77777777" w:rsidR="005E3465" w:rsidRDefault="005E3465" w:rsidP="005E3465">
      <w:r>
        <w:t>&lt;/head&gt;</w:t>
      </w:r>
    </w:p>
    <w:p w14:paraId="42BFAF05" w14:textId="77777777" w:rsidR="005E3465" w:rsidRDefault="005E3465" w:rsidP="005E3465">
      <w:r>
        <w:t>&lt;body&gt;</w:t>
      </w:r>
    </w:p>
    <w:p w14:paraId="4EAA29A8" w14:textId="77777777" w:rsidR="005E3465" w:rsidRDefault="005E3465" w:rsidP="005E3465">
      <w:r>
        <w:t>&lt;div class=" header"&gt;</w:t>
      </w:r>
    </w:p>
    <w:p w14:paraId="710CFFE0" w14:textId="77777777" w:rsidR="005E3465" w:rsidRDefault="005E3465" w:rsidP="005E3465">
      <w:r>
        <w:t xml:space="preserve">    &lt;h2&gt;</w:t>
      </w:r>
    </w:p>
    <w:p w14:paraId="1AC11928" w14:textId="77777777" w:rsidR="005E3465" w:rsidRDefault="005E3465" w:rsidP="005E3465">
      <w:r>
        <w:t xml:space="preserve">        Page editor page</w:t>
      </w:r>
    </w:p>
    <w:p w14:paraId="7CEED2D8" w14:textId="77777777" w:rsidR="005E3465" w:rsidRDefault="005E3465" w:rsidP="005E3465">
      <w:r>
        <w:t xml:space="preserve">    &lt;/h2&gt;</w:t>
      </w:r>
    </w:p>
    <w:p w14:paraId="711B94F6" w14:textId="77777777" w:rsidR="005E3465" w:rsidRDefault="005E3465" w:rsidP="005E3465">
      <w:r>
        <w:t>&lt;/div&gt;</w:t>
      </w:r>
    </w:p>
    <w:p w14:paraId="4A2EA22B" w14:textId="77777777" w:rsidR="005E3465" w:rsidRDefault="005E3465" w:rsidP="005E3465">
      <w:r>
        <w:t>&lt;div class="text"&gt;</w:t>
      </w:r>
    </w:p>
    <w:p w14:paraId="7A102EBF" w14:textId="77777777" w:rsidR="005E3465" w:rsidRDefault="005E3465" w:rsidP="005E3465">
      <w:r>
        <w:lastRenderedPageBreak/>
        <w:t xml:space="preserve">    &lt;p&gt;</w:t>
      </w:r>
      <w:proofErr w:type="spellStart"/>
      <w:proofErr w:type="gramStart"/>
      <w:r>
        <w:t>Name:Dinil</w:t>
      </w:r>
      <w:proofErr w:type="spellEnd"/>
      <w:proofErr w:type="gramEnd"/>
      <w:r>
        <w:t xml:space="preserve"> Jayatunge&lt;</w:t>
      </w:r>
      <w:proofErr w:type="spellStart"/>
      <w:r>
        <w:t>br</w:t>
      </w:r>
      <w:proofErr w:type="spellEnd"/>
      <w:r>
        <w:t>&gt;</w:t>
      </w:r>
      <w:proofErr w:type="spellStart"/>
      <w:r>
        <w:t>Role:Student</w:t>
      </w:r>
      <w:proofErr w:type="spellEnd"/>
      <w:r>
        <w:t xml:space="preserve"> 3&lt;</w:t>
      </w:r>
      <w:proofErr w:type="spellStart"/>
      <w:r>
        <w:t>br</w:t>
      </w:r>
      <w:proofErr w:type="spellEnd"/>
      <w:r>
        <w:t>&gt;Tasks completed:&lt;</w:t>
      </w:r>
      <w:proofErr w:type="spellStart"/>
      <w:r>
        <w:t>br</w:t>
      </w:r>
      <w:proofErr w:type="spellEnd"/>
      <w:r>
        <w:t>&gt;&lt;</w:t>
      </w:r>
      <w:proofErr w:type="spellStart"/>
      <w:r>
        <w:t>br</w:t>
      </w:r>
      <w:proofErr w:type="spellEnd"/>
      <w:r>
        <w:t>&gt;&lt;</w:t>
      </w:r>
      <w:proofErr w:type="spellStart"/>
      <w:r>
        <w:t>br</w:t>
      </w:r>
      <w:proofErr w:type="spellEnd"/>
      <w:r>
        <w:t>&gt;</w:t>
      </w:r>
    </w:p>
    <w:p w14:paraId="59DE6180" w14:textId="77777777" w:rsidR="005E3465" w:rsidRDefault="005E3465" w:rsidP="005E3465">
      <w:r>
        <w:t xml:space="preserve">    1.Quiz&lt;</w:t>
      </w:r>
      <w:proofErr w:type="spellStart"/>
      <w:r>
        <w:t>br</w:t>
      </w:r>
      <w:proofErr w:type="spellEnd"/>
      <w:r>
        <w:t>&gt;</w:t>
      </w:r>
    </w:p>
    <w:p w14:paraId="434F5F1D" w14:textId="77777777" w:rsidR="005E3465" w:rsidRDefault="005E3465" w:rsidP="005E3465">
      <w:r>
        <w:t xml:space="preserve">    2.Student details with hover effects&lt;</w:t>
      </w:r>
      <w:proofErr w:type="spellStart"/>
      <w:r>
        <w:t>br</w:t>
      </w:r>
      <w:proofErr w:type="spellEnd"/>
      <w:r>
        <w:t>&gt;</w:t>
      </w:r>
    </w:p>
    <w:p w14:paraId="5700BFCA" w14:textId="77777777" w:rsidR="005E3465" w:rsidRDefault="005E3465" w:rsidP="005E3465">
      <w:r>
        <w:t xml:space="preserve">    3.Additional content Page&lt;</w:t>
      </w:r>
      <w:proofErr w:type="spellStart"/>
      <w:r>
        <w:t>br</w:t>
      </w:r>
      <w:proofErr w:type="spellEnd"/>
      <w:r>
        <w:t>&gt;</w:t>
      </w:r>
    </w:p>
    <w:p w14:paraId="52CA8392" w14:textId="77777777" w:rsidR="005E3465" w:rsidRDefault="005E3465" w:rsidP="005E3465">
      <w:r>
        <w:t xml:space="preserve">    4. Added Style to main page&lt;</w:t>
      </w:r>
      <w:proofErr w:type="spellStart"/>
      <w:r>
        <w:t>br</w:t>
      </w:r>
      <w:proofErr w:type="spellEnd"/>
      <w:r>
        <w:t>&gt;</w:t>
      </w:r>
    </w:p>
    <w:p w14:paraId="3E26540D" w14:textId="77777777" w:rsidR="005E3465" w:rsidRDefault="005E3465" w:rsidP="005E3465">
      <w:r>
        <w:t xml:space="preserve">    </w:t>
      </w:r>
    </w:p>
    <w:p w14:paraId="5F7352A8" w14:textId="77777777" w:rsidR="005E3465" w:rsidRDefault="005E3465" w:rsidP="005E3465"/>
    <w:p w14:paraId="6636F25C" w14:textId="77777777" w:rsidR="005E3465" w:rsidRDefault="005E3465" w:rsidP="005E3465"/>
    <w:p w14:paraId="64FCB2DF" w14:textId="77777777" w:rsidR="005E3465" w:rsidRDefault="005E3465" w:rsidP="005E3465">
      <w:r>
        <w:t>&lt;/div&gt;</w:t>
      </w:r>
    </w:p>
    <w:p w14:paraId="4D671417" w14:textId="77777777" w:rsidR="005E3465" w:rsidRDefault="005E3465" w:rsidP="005E3465"/>
    <w:p w14:paraId="067A9299" w14:textId="77777777" w:rsidR="005E3465" w:rsidRDefault="005E3465" w:rsidP="005E3465">
      <w:r>
        <w:t>&lt;/body&gt;</w:t>
      </w:r>
    </w:p>
    <w:p w14:paraId="12A48A0A" w14:textId="27569BB3" w:rsidR="005E3465" w:rsidRPr="005E3465" w:rsidRDefault="005E3465" w:rsidP="005E3465">
      <w:r>
        <w:t>&lt;/html&gt;</w:t>
      </w:r>
    </w:p>
    <w:p w14:paraId="1BB4FF5B" w14:textId="77777777" w:rsidR="00EA247D" w:rsidRDefault="00EA247D" w:rsidP="00EA247D">
      <w:pPr>
        <w:pStyle w:val="Heading2"/>
      </w:pPr>
    </w:p>
    <w:p w14:paraId="0103755B" w14:textId="77777777" w:rsidR="00EA247D" w:rsidRDefault="00EA247D" w:rsidP="00EA247D">
      <w:pPr>
        <w:pStyle w:val="Heading2"/>
      </w:pPr>
    </w:p>
    <w:p w14:paraId="793312BD" w14:textId="09B50813" w:rsidR="00FF2016" w:rsidRPr="00202FE4" w:rsidRDefault="00EA247D" w:rsidP="00EA247D">
      <w:pPr>
        <w:pStyle w:val="Heading2"/>
      </w:pPr>
      <w:r>
        <w:t>Appe</w:t>
      </w:r>
      <w:r w:rsidR="006757CD">
        <w:t>ndix B</w:t>
      </w:r>
      <w:r w:rsidR="0075674F">
        <w:t>:</w:t>
      </w:r>
      <w:r w:rsidR="006757CD">
        <w:t xml:space="preserve"> </w:t>
      </w:r>
      <w:r w:rsidR="00FF2016" w:rsidRPr="008F475A">
        <w:t>Screen</w:t>
      </w:r>
      <w:r w:rsidR="0075674F">
        <w:t>s</w:t>
      </w:r>
      <w:r w:rsidR="00FF2016" w:rsidRPr="00202FE4">
        <w:t>hots</w:t>
      </w:r>
      <w:bookmarkEnd w:id="23"/>
      <w:r w:rsidR="00FF2016" w:rsidRPr="008F475A">
        <w:t xml:space="preserve"> </w:t>
      </w:r>
      <w:r w:rsidR="00FF2016" w:rsidRPr="00B96750">
        <w:t xml:space="preserve"> </w:t>
      </w:r>
    </w:p>
    <w:p w14:paraId="40153081" w14:textId="555ABF06" w:rsidR="006757CD" w:rsidRDefault="00FF2016" w:rsidP="00FF2016">
      <w:pPr>
        <w:rPr>
          <w:lang w:val="en-GB"/>
        </w:rPr>
      </w:pPr>
      <w:r w:rsidRPr="004C62E9">
        <w:rPr>
          <w:lang w:val="en-GB"/>
        </w:rPr>
        <w:t xml:space="preserve">Provide </w:t>
      </w:r>
      <w:r w:rsidR="006757CD" w:rsidRPr="004C62E9">
        <w:rPr>
          <w:lang w:val="en-GB"/>
        </w:rPr>
        <w:t xml:space="preserve">a screenshot of all your web pages, </w:t>
      </w:r>
      <w:r w:rsidR="004C62E9">
        <w:rPr>
          <w:lang w:val="en-GB"/>
        </w:rPr>
        <w:t>in the following format:</w:t>
      </w:r>
    </w:p>
    <w:p w14:paraId="70E6136A" w14:textId="77777777" w:rsidR="00BF51A3" w:rsidRDefault="00BF51A3" w:rsidP="00FF2016">
      <w:pPr>
        <w:rPr>
          <w:lang w:val="en-GB"/>
        </w:rPr>
      </w:pPr>
    </w:p>
    <w:p w14:paraId="72C16322" w14:textId="77777777" w:rsidR="00BF51A3" w:rsidRPr="00297C76" w:rsidRDefault="00BF51A3" w:rsidP="00297C76">
      <w:pPr>
        <w:pStyle w:val="ListParagraph"/>
        <w:numPr>
          <w:ilvl w:val="0"/>
          <w:numId w:val="27"/>
        </w:numPr>
        <w:rPr>
          <w:lang w:val="en-GB"/>
        </w:rPr>
      </w:pPr>
      <w:r w:rsidRPr="00297C76">
        <w:rPr>
          <w:lang w:val="en-GB"/>
        </w:rPr>
        <w:t xml:space="preserve">Filename </w:t>
      </w:r>
    </w:p>
    <w:p w14:paraId="02014E18" w14:textId="0487A3E1" w:rsidR="006757CD" w:rsidRDefault="006757CD" w:rsidP="00297C76">
      <w:pPr>
        <w:pStyle w:val="ListParagraph"/>
        <w:numPr>
          <w:ilvl w:val="0"/>
          <w:numId w:val="27"/>
        </w:numPr>
        <w:rPr>
          <w:lang w:val="en-GB"/>
        </w:rPr>
      </w:pPr>
      <w:r w:rsidRPr="00297C76">
        <w:rPr>
          <w:lang w:val="en-GB"/>
        </w:rPr>
        <w:t xml:space="preserve">Screenshot(s) </w:t>
      </w:r>
    </w:p>
    <w:p w14:paraId="62A69AF2" w14:textId="29A18061" w:rsidR="000B752D" w:rsidRDefault="000B752D" w:rsidP="000B752D">
      <w:pPr>
        <w:rPr>
          <w:lang w:val="en-GB"/>
        </w:rPr>
      </w:pPr>
    </w:p>
    <w:p w14:paraId="21626628" w14:textId="18876F53" w:rsidR="000B752D" w:rsidRDefault="000B752D" w:rsidP="000B752D">
      <w:pPr>
        <w:rPr>
          <w:lang w:val="en-GB"/>
        </w:rPr>
      </w:pPr>
      <w:r>
        <w:rPr>
          <w:lang w:val="en-GB"/>
        </w:rPr>
        <w:t>Filename-Quiz.html</w:t>
      </w:r>
    </w:p>
    <w:p w14:paraId="1EC68790" w14:textId="06D27620" w:rsidR="000B752D" w:rsidRPr="000B752D" w:rsidRDefault="00A94971" w:rsidP="000B752D">
      <w:pPr>
        <w:rPr>
          <w:lang w:val="en-GB"/>
        </w:rPr>
      </w:pPr>
      <w:r>
        <w:rPr>
          <w:noProof/>
          <w:lang w:val="en-GB"/>
        </w:rPr>
        <w:lastRenderedPageBreak/>
        <w:drawing>
          <wp:inline distT="0" distB="0" distL="0" distR="0" wp14:anchorId="1735AE18" wp14:editId="76A2690D">
            <wp:extent cx="5731510" cy="2962275"/>
            <wp:effectExtent l="0" t="0" r="2540"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62275"/>
                    </a:xfrm>
                    <a:prstGeom prst="rect">
                      <a:avLst/>
                    </a:prstGeom>
                  </pic:spPr>
                </pic:pic>
              </a:graphicData>
            </a:graphic>
          </wp:inline>
        </w:drawing>
      </w:r>
      <w:r>
        <w:rPr>
          <w:noProof/>
          <w:lang w:val="en-GB"/>
        </w:rPr>
        <w:drawing>
          <wp:inline distT="0" distB="0" distL="0" distR="0" wp14:anchorId="530A6485" wp14:editId="740C8D32">
            <wp:extent cx="5731510" cy="2907665"/>
            <wp:effectExtent l="0" t="0" r="2540" b="698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1F250BC3" w14:textId="01636A3D" w:rsidR="000B752D" w:rsidRDefault="000B752D" w:rsidP="000B752D">
      <w:pPr>
        <w:pStyle w:val="ListParagraph"/>
        <w:rPr>
          <w:lang w:val="en-GB"/>
        </w:rPr>
      </w:pPr>
    </w:p>
    <w:p w14:paraId="0BCDD716" w14:textId="5DEF6194" w:rsidR="00A94971" w:rsidRDefault="00A94971" w:rsidP="000B752D">
      <w:pPr>
        <w:pStyle w:val="ListParagraph"/>
        <w:rPr>
          <w:lang w:val="en-GB"/>
        </w:rPr>
      </w:pPr>
      <w:r>
        <w:rPr>
          <w:lang w:val="en-GB"/>
        </w:rPr>
        <w:t>Filename-Student details</w:t>
      </w:r>
    </w:p>
    <w:p w14:paraId="437F462E" w14:textId="5D2F6575" w:rsidR="00A94971" w:rsidRDefault="00A94971" w:rsidP="000B752D">
      <w:pPr>
        <w:pStyle w:val="ListParagraph"/>
        <w:rPr>
          <w:lang w:val="en-GB"/>
        </w:rPr>
      </w:pPr>
      <w:r>
        <w:rPr>
          <w:noProof/>
          <w:lang w:val="en-GB"/>
        </w:rPr>
        <w:lastRenderedPageBreak/>
        <w:drawing>
          <wp:inline distT="0" distB="0" distL="0" distR="0" wp14:anchorId="01BCAA24" wp14:editId="7E541FC7">
            <wp:extent cx="5731510" cy="2966720"/>
            <wp:effectExtent l="0" t="0" r="2540"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3BA6C888" w14:textId="0867EBCA" w:rsidR="000B752D" w:rsidRDefault="000B752D" w:rsidP="000B752D">
      <w:pPr>
        <w:pStyle w:val="ListParagraph"/>
        <w:rPr>
          <w:lang w:val="en-GB"/>
        </w:rPr>
      </w:pPr>
    </w:p>
    <w:p w14:paraId="1114C789" w14:textId="77777777" w:rsidR="00A94971" w:rsidRDefault="00A94971" w:rsidP="000B752D">
      <w:pPr>
        <w:pStyle w:val="ListParagraph"/>
        <w:rPr>
          <w:lang w:val="en-GB"/>
        </w:rPr>
      </w:pPr>
    </w:p>
    <w:p w14:paraId="15CD6AD1" w14:textId="6617C7F5" w:rsidR="000B752D" w:rsidRDefault="00A94971" w:rsidP="000B752D">
      <w:pPr>
        <w:pStyle w:val="ListParagraph"/>
        <w:rPr>
          <w:lang w:val="en-GB"/>
        </w:rPr>
      </w:pPr>
      <w:r>
        <w:rPr>
          <w:noProof/>
          <w:lang w:val="en-GB"/>
        </w:rPr>
        <w:drawing>
          <wp:inline distT="0" distB="0" distL="0" distR="0" wp14:anchorId="31F25E0E" wp14:editId="730B5DB7">
            <wp:extent cx="5731510" cy="2966720"/>
            <wp:effectExtent l="0" t="0" r="2540" b="508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395EF1A6" w14:textId="238F71D3" w:rsidR="00A94971" w:rsidRPr="00A94971" w:rsidRDefault="00A94971" w:rsidP="00A94971">
      <w:pPr>
        <w:rPr>
          <w:lang w:val="en-GB"/>
        </w:rPr>
      </w:pPr>
    </w:p>
    <w:p w14:paraId="510E826C" w14:textId="34AE40C0" w:rsidR="00A94971" w:rsidRPr="00A94971" w:rsidRDefault="00A94971" w:rsidP="00A94971">
      <w:pPr>
        <w:rPr>
          <w:lang w:val="en-GB"/>
        </w:rPr>
      </w:pPr>
    </w:p>
    <w:p w14:paraId="1BF6E596" w14:textId="69D26B2E" w:rsidR="00A94971" w:rsidRDefault="00A94971" w:rsidP="00A94971">
      <w:pPr>
        <w:rPr>
          <w:rFonts w:eastAsia="Times New Roman" w:cs="Times New Roman"/>
          <w:lang w:val="en-GB"/>
        </w:rPr>
      </w:pPr>
    </w:p>
    <w:p w14:paraId="4866ACAF" w14:textId="21E6C510" w:rsidR="00A94971" w:rsidRDefault="00A94971" w:rsidP="00A94971">
      <w:pPr>
        <w:tabs>
          <w:tab w:val="left" w:pos="1035"/>
        </w:tabs>
        <w:rPr>
          <w:lang w:val="en-GB"/>
        </w:rPr>
      </w:pPr>
      <w:r>
        <w:rPr>
          <w:lang w:val="en-GB"/>
        </w:rPr>
        <w:tab/>
        <w:t>Filename-additional Content Page</w:t>
      </w:r>
    </w:p>
    <w:p w14:paraId="2D22A8CB" w14:textId="12BD3503" w:rsidR="00A94971" w:rsidRDefault="00A94971" w:rsidP="00A94971">
      <w:pPr>
        <w:tabs>
          <w:tab w:val="left" w:pos="1035"/>
        </w:tabs>
        <w:rPr>
          <w:lang w:val="en-GB"/>
        </w:rPr>
      </w:pPr>
      <w:r>
        <w:rPr>
          <w:noProof/>
          <w:lang w:val="en-GB"/>
        </w:rPr>
        <w:lastRenderedPageBreak/>
        <w:drawing>
          <wp:inline distT="0" distB="0" distL="0" distR="0" wp14:anchorId="7BD0B961" wp14:editId="363F01D5">
            <wp:extent cx="5731510" cy="2966720"/>
            <wp:effectExtent l="0" t="0" r="2540" b="508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r>
        <w:rPr>
          <w:noProof/>
          <w:lang w:val="en-GB"/>
        </w:rPr>
        <w:drawing>
          <wp:inline distT="0" distB="0" distL="0" distR="0" wp14:anchorId="530138E0" wp14:editId="783EE1DC">
            <wp:extent cx="5731510" cy="2970530"/>
            <wp:effectExtent l="0" t="0" r="2540" b="127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inline>
        </w:drawing>
      </w:r>
      <w:r>
        <w:rPr>
          <w:noProof/>
          <w:lang w:val="en-GB"/>
        </w:rPr>
        <w:lastRenderedPageBreak/>
        <w:drawing>
          <wp:inline distT="0" distB="0" distL="0" distR="0" wp14:anchorId="1641CB39" wp14:editId="2F135FFF">
            <wp:extent cx="5731510" cy="2954020"/>
            <wp:effectExtent l="0" t="0" r="254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inline>
        </w:drawing>
      </w:r>
    </w:p>
    <w:p w14:paraId="7FA7787F" w14:textId="5F495478" w:rsidR="00A94971" w:rsidRPr="00A94971" w:rsidRDefault="00A94971" w:rsidP="00A94971">
      <w:pPr>
        <w:rPr>
          <w:lang w:val="en-GB"/>
        </w:rPr>
      </w:pPr>
    </w:p>
    <w:p w14:paraId="1B3A631A" w14:textId="29F89851" w:rsidR="00A94971" w:rsidRDefault="00A94971" w:rsidP="00A94971">
      <w:pPr>
        <w:rPr>
          <w:lang w:val="en-GB"/>
        </w:rPr>
      </w:pPr>
    </w:p>
    <w:p w14:paraId="40F813EC" w14:textId="2668158D" w:rsidR="00A94971" w:rsidRDefault="00A94971" w:rsidP="00A94971">
      <w:pPr>
        <w:rPr>
          <w:lang w:val="en-GB"/>
        </w:rPr>
      </w:pPr>
      <w:r>
        <w:rPr>
          <w:lang w:val="en-GB"/>
        </w:rPr>
        <w:t>Filename-Page editor</w:t>
      </w:r>
    </w:p>
    <w:p w14:paraId="020F8656" w14:textId="6E099380" w:rsidR="00A94971" w:rsidRPr="00A94971" w:rsidRDefault="00EA247D" w:rsidP="00A94971">
      <w:pPr>
        <w:rPr>
          <w:lang w:val="en-GB"/>
        </w:rPr>
      </w:pPr>
      <w:r>
        <w:rPr>
          <w:noProof/>
          <w:lang w:val="en-GB"/>
        </w:rPr>
        <w:drawing>
          <wp:inline distT="0" distB="0" distL="0" distR="0" wp14:anchorId="006C993A" wp14:editId="48CE82CA">
            <wp:extent cx="5731510" cy="2924810"/>
            <wp:effectExtent l="0" t="0" r="2540" b="889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924810"/>
                    </a:xfrm>
                    <a:prstGeom prst="rect">
                      <a:avLst/>
                    </a:prstGeom>
                  </pic:spPr>
                </pic:pic>
              </a:graphicData>
            </a:graphic>
          </wp:inline>
        </w:drawing>
      </w:r>
    </w:p>
    <w:p w14:paraId="73B8E087" w14:textId="6028A7E0" w:rsidR="003C41AE" w:rsidRPr="003C41AE" w:rsidRDefault="002F1100" w:rsidP="003C41AE">
      <w:pPr>
        <w:pStyle w:val="Heading2"/>
        <w:shd w:val="clear" w:color="auto" w:fill="FFFFFF" w:themeFill="background1"/>
      </w:pPr>
      <w:r>
        <w:lastRenderedPageBreak/>
        <w:t xml:space="preserve">Appendix C: </w:t>
      </w:r>
      <w:proofErr w:type="gramStart"/>
      <w:r w:rsidRPr="008F475A">
        <w:t>Screen</w:t>
      </w:r>
      <w:r>
        <w:t>s</w:t>
      </w:r>
      <w:r w:rsidRPr="00202FE4">
        <w:t>hots</w:t>
      </w:r>
      <w:r w:rsidRPr="008F475A">
        <w:t xml:space="preserve"> </w:t>
      </w:r>
      <w:r w:rsidRPr="00B96750">
        <w:t xml:space="preserve"> </w:t>
      </w:r>
      <w:r>
        <w:t>-</w:t>
      </w:r>
      <w:proofErr w:type="gramEnd"/>
      <w:r>
        <w:t xml:space="preserve"> Webpage </w:t>
      </w:r>
      <w:r w:rsidR="00CC5616">
        <w:t>V</w:t>
      </w:r>
      <w:r>
        <w:t>alidation Evidence</w:t>
      </w:r>
    </w:p>
    <w:p w14:paraId="6989BDB9" w14:textId="2EFC61A7" w:rsidR="002F1100" w:rsidRDefault="003C41AE" w:rsidP="00AD421F">
      <w:pPr>
        <w:shd w:val="clear" w:color="auto" w:fill="FFFFFF" w:themeFill="background1"/>
        <w:rPr>
          <w:rFonts w:asciiTheme="majorHAnsi" w:eastAsiaTheme="majorEastAsia" w:hAnsiTheme="majorHAnsi" w:cstheme="majorBidi"/>
          <w:b/>
          <w:bCs/>
          <w:noProof/>
          <w:color w:val="4F81BD" w:themeColor="accent1"/>
          <w:sz w:val="26"/>
          <w:szCs w:val="26"/>
        </w:rPr>
      </w:pPr>
      <w:r>
        <w:rPr>
          <w:rFonts w:asciiTheme="majorHAnsi" w:eastAsiaTheme="majorEastAsia" w:hAnsiTheme="majorHAnsi" w:cstheme="majorBidi"/>
          <w:b/>
          <w:bCs/>
          <w:noProof/>
          <w:color w:val="4F81BD" w:themeColor="accent1"/>
          <w:sz w:val="26"/>
          <w:szCs w:val="26"/>
        </w:rPr>
        <w:drawing>
          <wp:inline distT="0" distB="0" distL="0" distR="0" wp14:anchorId="34CAF28D" wp14:editId="29892540">
            <wp:extent cx="5731510" cy="3222625"/>
            <wp:effectExtent l="0" t="0" r="254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heme="majorHAnsi" w:eastAsiaTheme="majorEastAsia" w:hAnsiTheme="majorHAnsi" w:cstheme="majorBidi"/>
          <w:b/>
          <w:bCs/>
          <w:noProof/>
          <w:color w:val="4F81BD" w:themeColor="accent1"/>
          <w:sz w:val="26"/>
          <w:szCs w:val="26"/>
        </w:rPr>
        <w:drawing>
          <wp:inline distT="0" distB="0" distL="0" distR="0" wp14:anchorId="01ABD267" wp14:editId="2BE8E879">
            <wp:extent cx="5731510" cy="3222625"/>
            <wp:effectExtent l="0" t="0" r="254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33B151E" w14:textId="67587A80" w:rsidR="000B752D" w:rsidRPr="000B752D" w:rsidRDefault="000B752D" w:rsidP="000B752D">
      <w:pPr>
        <w:rPr>
          <w:rFonts w:asciiTheme="majorHAnsi" w:eastAsiaTheme="majorEastAsia" w:hAnsiTheme="majorHAnsi" w:cstheme="majorBidi"/>
          <w:sz w:val="26"/>
          <w:szCs w:val="26"/>
        </w:rPr>
      </w:pPr>
      <w:r>
        <w:rPr>
          <w:rFonts w:asciiTheme="majorHAnsi" w:eastAsiaTheme="majorEastAsia" w:hAnsiTheme="majorHAnsi" w:cstheme="majorBidi"/>
          <w:sz w:val="26"/>
          <w:szCs w:val="26"/>
        </w:rPr>
        <w:t>Quiz</w:t>
      </w:r>
    </w:p>
    <w:p w14:paraId="0A9D8D0F" w14:textId="1D41E830" w:rsidR="00730B18" w:rsidRDefault="003C41AE" w:rsidP="00AD421F">
      <w:pPr>
        <w:shd w:val="clear" w:color="auto" w:fill="FFFFFF" w:themeFill="background1"/>
        <w:rPr>
          <w:rFonts w:asciiTheme="majorHAnsi" w:eastAsiaTheme="majorEastAsia" w:hAnsiTheme="majorHAnsi" w:cstheme="majorBidi"/>
          <w:b/>
          <w:bCs/>
          <w:noProof/>
          <w:color w:val="4F81BD" w:themeColor="accent1"/>
          <w:sz w:val="26"/>
          <w:szCs w:val="26"/>
        </w:rPr>
      </w:pPr>
      <w:bookmarkStart w:id="24" w:name="_Toc64452606"/>
      <w:r>
        <w:rPr>
          <w:rFonts w:asciiTheme="majorHAnsi" w:eastAsiaTheme="majorEastAsia" w:hAnsiTheme="majorHAnsi" w:cstheme="majorBidi"/>
          <w:b/>
          <w:bCs/>
          <w:noProof/>
          <w:color w:val="4F81BD" w:themeColor="accent1"/>
          <w:sz w:val="26"/>
          <w:szCs w:val="26"/>
        </w:rPr>
        <w:lastRenderedPageBreak/>
        <w:drawing>
          <wp:inline distT="0" distB="0" distL="0" distR="0" wp14:anchorId="516B6E8D" wp14:editId="5C22B90E">
            <wp:extent cx="5731510" cy="322262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heme="majorHAnsi" w:eastAsiaTheme="majorEastAsia" w:hAnsiTheme="majorHAnsi" w:cstheme="majorBidi"/>
          <w:b/>
          <w:bCs/>
          <w:noProof/>
          <w:color w:val="4F81BD" w:themeColor="accent1"/>
          <w:sz w:val="26"/>
          <w:szCs w:val="26"/>
        </w:rPr>
        <w:drawing>
          <wp:inline distT="0" distB="0" distL="0" distR="0" wp14:anchorId="77817ACA" wp14:editId="2E203CF0">
            <wp:extent cx="5731510" cy="3222625"/>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4754365" w14:textId="51D9E900" w:rsidR="000B752D" w:rsidRDefault="000B752D" w:rsidP="000B752D">
      <w:pPr>
        <w:rPr>
          <w:rFonts w:asciiTheme="majorHAnsi" w:eastAsiaTheme="majorEastAsia" w:hAnsiTheme="majorHAnsi" w:cstheme="majorBidi"/>
          <w:b/>
          <w:bCs/>
          <w:noProof/>
          <w:color w:val="4F81BD" w:themeColor="accent1"/>
          <w:sz w:val="26"/>
          <w:szCs w:val="26"/>
        </w:rPr>
      </w:pPr>
    </w:p>
    <w:p w14:paraId="2FCC8270" w14:textId="26CC8905" w:rsidR="000B752D" w:rsidRPr="000B752D" w:rsidRDefault="000B752D" w:rsidP="000B752D">
      <w:pPr>
        <w:rPr>
          <w:rFonts w:asciiTheme="majorHAnsi" w:eastAsiaTheme="majorEastAsia" w:hAnsiTheme="majorHAnsi" w:cstheme="majorBidi"/>
          <w:sz w:val="26"/>
          <w:szCs w:val="26"/>
        </w:rPr>
      </w:pPr>
      <w:r>
        <w:rPr>
          <w:rFonts w:asciiTheme="majorHAnsi" w:eastAsiaTheme="majorEastAsia" w:hAnsiTheme="majorHAnsi" w:cstheme="majorBidi"/>
          <w:sz w:val="26"/>
          <w:szCs w:val="26"/>
        </w:rPr>
        <w:t>Student Details with images</w:t>
      </w:r>
    </w:p>
    <w:p w14:paraId="217673C5" w14:textId="78DAEE0C" w:rsidR="000B752D" w:rsidRDefault="003C41AE" w:rsidP="0075674F">
      <w:pPr>
        <w:pStyle w:val="Heading2"/>
      </w:pPr>
      <w:r>
        <w:rPr>
          <w:noProof/>
        </w:rPr>
        <w:lastRenderedPageBreak/>
        <w:drawing>
          <wp:inline distT="0" distB="0" distL="0" distR="0" wp14:anchorId="739900A5" wp14:editId="46CF3005">
            <wp:extent cx="5731510" cy="3222625"/>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roofErr w:type="spellStart"/>
      <w:r w:rsidR="000B752D">
        <w:t>Ccc</w:t>
      </w:r>
      <w:proofErr w:type="spellEnd"/>
      <w:r>
        <w:rPr>
          <w:noProof/>
        </w:rPr>
        <w:drawing>
          <wp:inline distT="0" distB="0" distL="0" distR="0" wp14:anchorId="70084075" wp14:editId="4A6B22A9">
            <wp:extent cx="5731510" cy="3222625"/>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7741682" w14:textId="52B1F12A" w:rsidR="000B752D" w:rsidRDefault="002446A3" w:rsidP="002446A3">
      <w:pPr>
        <w:pStyle w:val="Heading2"/>
        <w:tabs>
          <w:tab w:val="left" w:pos="1875"/>
        </w:tabs>
      </w:pPr>
      <w:r>
        <w:tab/>
        <w:t>Content page validation</w:t>
      </w:r>
    </w:p>
    <w:p w14:paraId="602CFBF6" w14:textId="01EB359A" w:rsidR="0075674F" w:rsidRPr="00202FE4" w:rsidRDefault="0075674F" w:rsidP="0075674F">
      <w:pPr>
        <w:pStyle w:val="Heading2"/>
      </w:pPr>
      <w:r>
        <w:t xml:space="preserve">Appendix </w:t>
      </w:r>
      <w:r w:rsidR="002F1100" w:rsidRPr="00AD421F">
        <w:rPr>
          <w:shd w:val="clear" w:color="auto" w:fill="FFFFFF" w:themeFill="background1"/>
        </w:rPr>
        <w:t>D</w:t>
      </w:r>
      <w:r w:rsidRPr="00AD421F">
        <w:rPr>
          <w:shd w:val="clear" w:color="auto" w:fill="FFFFFF" w:themeFill="background1"/>
        </w:rPr>
        <w:t>:</w:t>
      </w:r>
      <w:r>
        <w:t xml:space="preserve"> Individual Statement</w:t>
      </w:r>
      <w:bookmarkEnd w:id="24"/>
      <w:r w:rsidRPr="008F475A">
        <w:t xml:space="preserve"> </w:t>
      </w:r>
      <w:r w:rsidRPr="00B96750">
        <w:t xml:space="preserve"> </w:t>
      </w:r>
    </w:p>
    <w:p w14:paraId="28A05860" w14:textId="2A6B10E6" w:rsidR="00B96750" w:rsidRDefault="00B96750" w:rsidP="002B52DD">
      <w:pPr>
        <w:rPr>
          <w:lang w:val="en-GB"/>
        </w:rPr>
      </w:pPr>
    </w:p>
    <w:p w14:paraId="5B6CA094" w14:textId="77777777" w:rsidR="003F1DB0" w:rsidRPr="001E001D" w:rsidRDefault="003F1DB0" w:rsidP="003F1DB0">
      <w:pPr>
        <w:rPr>
          <w:rFonts w:cs="Arial"/>
        </w:rPr>
      </w:pPr>
    </w:p>
    <w:tbl>
      <w:tblPr>
        <w:tblpPr w:leftFromText="180" w:rightFromText="180" w:vertAnchor="page" w:horzAnchor="page" w:tblpX="1189" w:tblpY="2161"/>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809"/>
        <w:gridCol w:w="4111"/>
        <w:gridCol w:w="1418"/>
        <w:gridCol w:w="2155"/>
      </w:tblGrid>
      <w:tr w:rsidR="003F1DB0" w:rsidRPr="00EB6DAF" w14:paraId="123E52F4" w14:textId="77777777" w:rsidTr="00157EDD">
        <w:trPr>
          <w:cantSplit/>
          <w:trHeight w:val="305"/>
          <w:tblHeader/>
        </w:trPr>
        <w:tc>
          <w:tcPr>
            <w:tcW w:w="1809" w:type="dxa"/>
            <w:shd w:val="clear" w:color="auto" w:fill="E0E0E0"/>
          </w:tcPr>
          <w:p w14:paraId="71592B6C" w14:textId="77777777" w:rsidR="003F1DB0" w:rsidRPr="00EB6DAF" w:rsidRDefault="003F1DB0" w:rsidP="00C04645">
            <w:pPr>
              <w:keepLines/>
              <w:rPr>
                <w:rFonts w:cs="Arial"/>
                <w:spacing w:val="10"/>
                <w:szCs w:val="22"/>
              </w:rPr>
            </w:pPr>
            <w:r w:rsidRPr="00EB6DAF">
              <w:rPr>
                <w:rFonts w:cs="Arial"/>
                <w:spacing w:val="10"/>
                <w:szCs w:val="22"/>
              </w:rPr>
              <w:lastRenderedPageBreak/>
              <w:t>Student Name:</w:t>
            </w:r>
          </w:p>
        </w:tc>
        <w:tc>
          <w:tcPr>
            <w:tcW w:w="4111" w:type="dxa"/>
            <w:shd w:val="clear" w:color="auto" w:fill="auto"/>
          </w:tcPr>
          <w:p w14:paraId="04E3D064" w14:textId="5BA97038" w:rsidR="003F1DB0" w:rsidRPr="00EB6DAF" w:rsidRDefault="001227ED" w:rsidP="00C04645">
            <w:pPr>
              <w:keepLines/>
              <w:rPr>
                <w:rFonts w:cs="Arial"/>
                <w:spacing w:val="10"/>
                <w:szCs w:val="22"/>
              </w:rPr>
            </w:pPr>
            <w:r>
              <w:rPr>
                <w:rFonts w:cs="Arial"/>
                <w:spacing w:val="10"/>
                <w:szCs w:val="22"/>
              </w:rPr>
              <w:t>Samithu Dinil</w:t>
            </w:r>
            <w:r w:rsidR="006D22D3">
              <w:rPr>
                <w:rFonts w:cs="Arial"/>
                <w:spacing w:val="10"/>
                <w:szCs w:val="22"/>
              </w:rPr>
              <w:t xml:space="preserve"> Jayatunge</w:t>
            </w:r>
          </w:p>
        </w:tc>
        <w:tc>
          <w:tcPr>
            <w:tcW w:w="1418" w:type="dxa"/>
            <w:shd w:val="clear" w:color="auto" w:fill="E0E0E0"/>
          </w:tcPr>
          <w:p w14:paraId="32BE2D13" w14:textId="77777777" w:rsidR="003F1DB0" w:rsidRPr="00EB6DAF" w:rsidRDefault="003F1DB0" w:rsidP="00C04645">
            <w:pPr>
              <w:keepLines/>
              <w:rPr>
                <w:rFonts w:cs="Arial"/>
                <w:spacing w:val="10"/>
                <w:szCs w:val="22"/>
              </w:rPr>
            </w:pPr>
            <w:r w:rsidRPr="00EB6DAF">
              <w:rPr>
                <w:rFonts w:cs="Arial"/>
                <w:spacing w:val="10"/>
                <w:szCs w:val="22"/>
              </w:rPr>
              <w:t>Student Id:</w:t>
            </w:r>
          </w:p>
        </w:tc>
        <w:tc>
          <w:tcPr>
            <w:tcW w:w="2155" w:type="dxa"/>
            <w:shd w:val="clear" w:color="auto" w:fill="auto"/>
          </w:tcPr>
          <w:p w14:paraId="44D3F3D7" w14:textId="45105D30" w:rsidR="003F1DB0" w:rsidRPr="00EB6DAF" w:rsidRDefault="006D22D3" w:rsidP="00C04645">
            <w:pPr>
              <w:keepLines/>
              <w:rPr>
                <w:rFonts w:cs="Arial"/>
                <w:spacing w:val="10"/>
                <w:szCs w:val="22"/>
              </w:rPr>
            </w:pPr>
            <w:r>
              <w:rPr>
                <w:rFonts w:cs="Arial"/>
                <w:spacing w:val="10"/>
                <w:szCs w:val="22"/>
              </w:rPr>
              <w:t>20210831</w:t>
            </w:r>
          </w:p>
        </w:tc>
      </w:tr>
      <w:tr w:rsidR="003F1DB0" w:rsidRPr="00EB6DAF" w14:paraId="50FFF5A1" w14:textId="77777777" w:rsidTr="00157EDD">
        <w:trPr>
          <w:cantSplit/>
          <w:trHeight w:val="305"/>
        </w:trPr>
        <w:tc>
          <w:tcPr>
            <w:tcW w:w="9493" w:type="dxa"/>
            <w:gridSpan w:val="4"/>
            <w:shd w:val="clear" w:color="auto" w:fill="E0E0E0"/>
          </w:tcPr>
          <w:p w14:paraId="7C0117EE" w14:textId="77777777" w:rsidR="003F1DB0" w:rsidRPr="00EB6DAF" w:rsidRDefault="003F1DB0" w:rsidP="00C04645">
            <w:pPr>
              <w:keepLines/>
              <w:rPr>
                <w:rFonts w:cs="Arial"/>
                <w:spacing w:val="10"/>
                <w:szCs w:val="22"/>
              </w:rPr>
            </w:pPr>
            <w:r w:rsidRPr="00EB6DAF">
              <w:rPr>
                <w:rFonts w:cs="Arial"/>
                <w:spacing w:val="10"/>
                <w:szCs w:val="22"/>
              </w:rPr>
              <w:t>State what tasks you carried out in the project.</w:t>
            </w:r>
          </w:p>
        </w:tc>
      </w:tr>
      <w:tr w:rsidR="003F1DB0" w:rsidRPr="00EB6DAF" w14:paraId="4BAA4CF6" w14:textId="77777777" w:rsidTr="00157EDD">
        <w:trPr>
          <w:cantSplit/>
          <w:trHeight w:val="807"/>
        </w:trPr>
        <w:tc>
          <w:tcPr>
            <w:tcW w:w="9493" w:type="dxa"/>
            <w:gridSpan w:val="4"/>
          </w:tcPr>
          <w:p w14:paraId="43865BAD" w14:textId="440E3499" w:rsidR="00635EE7" w:rsidRDefault="00635EE7" w:rsidP="00C04645">
            <w:pPr>
              <w:autoSpaceDE w:val="0"/>
              <w:autoSpaceDN w:val="0"/>
              <w:adjustRightInd w:val="0"/>
              <w:rPr>
                <w:rFonts w:cs="Arial"/>
                <w:szCs w:val="22"/>
              </w:rPr>
            </w:pPr>
            <w:r>
              <w:rPr>
                <w:rFonts w:cs="Arial"/>
                <w:szCs w:val="22"/>
              </w:rPr>
              <w:t>1.</w:t>
            </w:r>
            <w:r w:rsidR="004D64CA">
              <w:rPr>
                <w:rFonts w:cs="Arial"/>
                <w:szCs w:val="22"/>
              </w:rPr>
              <w:t>Quiz</w:t>
            </w:r>
            <w:r w:rsidR="0067564D">
              <w:rPr>
                <w:rFonts w:cs="Arial"/>
                <w:szCs w:val="22"/>
              </w:rPr>
              <w:t xml:space="preserve"> </w:t>
            </w:r>
          </w:p>
          <w:p w14:paraId="067EF82F" w14:textId="7D4B2A40" w:rsidR="003F1DB0" w:rsidRDefault="00635EE7" w:rsidP="00C04645">
            <w:pPr>
              <w:autoSpaceDE w:val="0"/>
              <w:autoSpaceDN w:val="0"/>
              <w:adjustRightInd w:val="0"/>
              <w:rPr>
                <w:rFonts w:cs="Arial"/>
                <w:szCs w:val="22"/>
              </w:rPr>
            </w:pPr>
            <w:r>
              <w:rPr>
                <w:rFonts w:cs="Arial"/>
                <w:szCs w:val="22"/>
              </w:rPr>
              <w:t>2.S</w:t>
            </w:r>
            <w:r w:rsidR="00BD4373">
              <w:rPr>
                <w:rFonts w:cs="Arial"/>
                <w:szCs w:val="22"/>
              </w:rPr>
              <w:t>tudent details page with image hover effects</w:t>
            </w:r>
            <w:r w:rsidR="009756F0">
              <w:rPr>
                <w:rFonts w:cs="Arial"/>
                <w:szCs w:val="22"/>
              </w:rPr>
              <w:t>.</w:t>
            </w:r>
          </w:p>
          <w:p w14:paraId="1611E467" w14:textId="7E61A44D" w:rsidR="009756F0" w:rsidRDefault="00635EE7" w:rsidP="00C04645">
            <w:pPr>
              <w:autoSpaceDE w:val="0"/>
              <w:autoSpaceDN w:val="0"/>
              <w:adjustRightInd w:val="0"/>
              <w:rPr>
                <w:rFonts w:cs="Arial"/>
                <w:szCs w:val="22"/>
              </w:rPr>
            </w:pPr>
            <w:r>
              <w:rPr>
                <w:rFonts w:cs="Arial"/>
                <w:szCs w:val="22"/>
              </w:rPr>
              <w:t>3.</w:t>
            </w:r>
            <w:r w:rsidR="009756F0">
              <w:rPr>
                <w:rFonts w:cs="Arial"/>
                <w:szCs w:val="22"/>
              </w:rPr>
              <w:t>Additional Content Page</w:t>
            </w:r>
            <w:r>
              <w:rPr>
                <w:rFonts w:cs="Arial"/>
                <w:szCs w:val="22"/>
              </w:rPr>
              <w:t>.</w:t>
            </w:r>
            <w:r w:rsidR="009756F0">
              <w:rPr>
                <w:rFonts w:cs="Arial"/>
                <w:szCs w:val="22"/>
              </w:rPr>
              <w:t xml:space="preserve"> </w:t>
            </w:r>
          </w:p>
          <w:p w14:paraId="6631AFC2" w14:textId="0447149C" w:rsidR="00635EE7" w:rsidRDefault="00635EE7" w:rsidP="00C04645">
            <w:pPr>
              <w:autoSpaceDE w:val="0"/>
              <w:autoSpaceDN w:val="0"/>
              <w:adjustRightInd w:val="0"/>
              <w:rPr>
                <w:rFonts w:cs="Arial"/>
                <w:szCs w:val="22"/>
              </w:rPr>
            </w:pPr>
            <w:r>
              <w:rPr>
                <w:rFonts w:cs="Arial"/>
                <w:szCs w:val="22"/>
              </w:rPr>
              <w:t xml:space="preserve">4.Added </w:t>
            </w:r>
            <w:proofErr w:type="spellStart"/>
            <w:r>
              <w:rPr>
                <w:rFonts w:cs="Arial"/>
                <w:szCs w:val="22"/>
              </w:rPr>
              <w:t>Css</w:t>
            </w:r>
            <w:proofErr w:type="spellEnd"/>
            <w:r>
              <w:rPr>
                <w:rFonts w:cs="Arial"/>
                <w:szCs w:val="22"/>
              </w:rPr>
              <w:t xml:space="preserve"> to the main page.</w:t>
            </w:r>
          </w:p>
          <w:p w14:paraId="35EE5EF8" w14:textId="65142D64" w:rsidR="00EA247D" w:rsidRPr="00EB6DAF" w:rsidRDefault="00EA247D" w:rsidP="00C04645">
            <w:pPr>
              <w:autoSpaceDE w:val="0"/>
              <w:autoSpaceDN w:val="0"/>
              <w:adjustRightInd w:val="0"/>
              <w:rPr>
                <w:rFonts w:cs="Arial"/>
                <w:szCs w:val="22"/>
              </w:rPr>
            </w:pPr>
            <w:r>
              <w:rPr>
                <w:rFonts w:cs="Arial"/>
                <w:szCs w:val="22"/>
              </w:rPr>
              <w:t>5.Page Editor.</w:t>
            </w:r>
          </w:p>
          <w:p w14:paraId="5003DC9E" w14:textId="77777777" w:rsidR="003F1DB0" w:rsidRPr="00EB6DAF" w:rsidRDefault="003F1DB0" w:rsidP="00C04645">
            <w:pPr>
              <w:autoSpaceDE w:val="0"/>
              <w:autoSpaceDN w:val="0"/>
              <w:adjustRightInd w:val="0"/>
              <w:rPr>
                <w:rFonts w:cs="Arial"/>
                <w:szCs w:val="22"/>
              </w:rPr>
            </w:pPr>
          </w:p>
          <w:p w14:paraId="3F33866B" w14:textId="77777777" w:rsidR="003F1DB0" w:rsidRPr="00EB6DAF" w:rsidRDefault="003F1DB0" w:rsidP="00C04645">
            <w:pPr>
              <w:autoSpaceDE w:val="0"/>
              <w:autoSpaceDN w:val="0"/>
              <w:adjustRightInd w:val="0"/>
              <w:rPr>
                <w:rFonts w:cs="Arial"/>
                <w:szCs w:val="22"/>
              </w:rPr>
            </w:pPr>
          </w:p>
          <w:p w14:paraId="36B89BBA" w14:textId="77777777" w:rsidR="003F1DB0" w:rsidRPr="00EB6DAF" w:rsidRDefault="003F1DB0" w:rsidP="00C04645">
            <w:pPr>
              <w:autoSpaceDE w:val="0"/>
              <w:autoSpaceDN w:val="0"/>
              <w:adjustRightInd w:val="0"/>
              <w:rPr>
                <w:rFonts w:cs="Arial"/>
                <w:szCs w:val="22"/>
              </w:rPr>
            </w:pPr>
          </w:p>
          <w:p w14:paraId="633AF4C7" w14:textId="77777777" w:rsidR="003F1DB0" w:rsidRPr="00EB6DAF" w:rsidRDefault="003F1DB0" w:rsidP="00C04645">
            <w:pPr>
              <w:autoSpaceDE w:val="0"/>
              <w:autoSpaceDN w:val="0"/>
              <w:adjustRightInd w:val="0"/>
              <w:rPr>
                <w:rFonts w:cs="Arial"/>
                <w:szCs w:val="22"/>
              </w:rPr>
            </w:pPr>
          </w:p>
          <w:p w14:paraId="67CD57B3" w14:textId="77777777" w:rsidR="003F1DB0" w:rsidRPr="00EB6DAF" w:rsidRDefault="003F1DB0" w:rsidP="00C04645">
            <w:pPr>
              <w:autoSpaceDE w:val="0"/>
              <w:autoSpaceDN w:val="0"/>
              <w:adjustRightInd w:val="0"/>
              <w:rPr>
                <w:rFonts w:cs="Arial"/>
                <w:szCs w:val="22"/>
              </w:rPr>
            </w:pPr>
          </w:p>
        </w:tc>
      </w:tr>
      <w:tr w:rsidR="003F1DB0" w:rsidRPr="00EB6DAF" w14:paraId="34EC00BF" w14:textId="77777777" w:rsidTr="00157EDD">
        <w:trPr>
          <w:cantSplit/>
          <w:trHeight w:val="305"/>
        </w:trPr>
        <w:tc>
          <w:tcPr>
            <w:tcW w:w="9493" w:type="dxa"/>
            <w:gridSpan w:val="4"/>
            <w:shd w:val="clear" w:color="auto" w:fill="E0E0E0"/>
          </w:tcPr>
          <w:p w14:paraId="5F575886" w14:textId="77777777" w:rsidR="003F1DB0" w:rsidRPr="00EB6DAF" w:rsidRDefault="003F1DB0" w:rsidP="00C04645">
            <w:pPr>
              <w:keepLines/>
              <w:rPr>
                <w:rFonts w:cs="Arial"/>
                <w:spacing w:val="10"/>
                <w:szCs w:val="22"/>
              </w:rPr>
            </w:pPr>
            <w:r w:rsidRPr="00EB6DAF">
              <w:rPr>
                <w:rFonts w:cs="Arial"/>
                <w:spacing w:val="10"/>
                <w:szCs w:val="22"/>
              </w:rPr>
              <w:t>State what you enjoyed and did not enjoy about teamwork.</w:t>
            </w:r>
          </w:p>
        </w:tc>
      </w:tr>
      <w:tr w:rsidR="003F1DB0" w:rsidRPr="00EB6DAF" w14:paraId="083F8364" w14:textId="77777777" w:rsidTr="00157EDD">
        <w:trPr>
          <w:cantSplit/>
          <w:trHeight w:val="806"/>
        </w:trPr>
        <w:tc>
          <w:tcPr>
            <w:tcW w:w="9493" w:type="dxa"/>
            <w:gridSpan w:val="4"/>
          </w:tcPr>
          <w:p w14:paraId="5CE560B9" w14:textId="746410B9" w:rsidR="003F1DB0" w:rsidRPr="00EB6DAF" w:rsidRDefault="00031891" w:rsidP="00C04645">
            <w:pPr>
              <w:autoSpaceDE w:val="0"/>
              <w:autoSpaceDN w:val="0"/>
              <w:adjustRightInd w:val="0"/>
              <w:rPr>
                <w:rFonts w:cs="Arial"/>
                <w:szCs w:val="22"/>
              </w:rPr>
            </w:pPr>
            <w:r>
              <w:rPr>
                <w:rFonts w:cs="Arial"/>
                <w:szCs w:val="22"/>
              </w:rPr>
              <w:t>We worked well as a team helping each other when required.</w:t>
            </w:r>
            <w:r w:rsidR="00D854E7">
              <w:rPr>
                <w:rFonts w:cs="Arial"/>
                <w:szCs w:val="22"/>
              </w:rPr>
              <w:t xml:space="preserve"> However</w:t>
            </w:r>
            <w:r w:rsidR="005F708D">
              <w:rPr>
                <w:rFonts w:cs="Arial"/>
                <w:szCs w:val="22"/>
              </w:rPr>
              <w:t>,</w:t>
            </w:r>
            <w:r w:rsidR="00D854E7">
              <w:rPr>
                <w:rFonts w:cs="Arial"/>
                <w:szCs w:val="22"/>
              </w:rPr>
              <w:t xml:space="preserve"> it was a bit difficult to schedule meetings due to power cuts</w:t>
            </w:r>
            <w:r w:rsidR="005F708D">
              <w:rPr>
                <w:rFonts w:cs="Arial"/>
                <w:szCs w:val="22"/>
              </w:rPr>
              <w:t xml:space="preserve">. But </w:t>
            </w:r>
            <w:proofErr w:type="gramStart"/>
            <w:r w:rsidR="005F708D">
              <w:rPr>
                <w:rFonts w:cs="Arial"/>
                <w:szCs w:val="22"/>
              </w:rPr>
              <w:t>overall</w:t>
            </w:r>
            <w:proofErr w:type="gramEnd"/>
            <w:r w:rsidR="005F708D">
              <w:rPr>
                <w:rFonts w:cs="Arial"/>
                <w:szCs w:val="22"/>
              </w:rPr>
              <w:t xml:space="preserve"> I enjoyed working in a team </w:t>
            </w:r>
            <w:r w:rsidR="007F308E">
              <w:rPr>
                <w:rFonts w:cs="Arial"/>
                <w:szCs w:val="22"/>
              </w:rPr>
              <w:t xml:space="preserve">as lots of ideas </w:t>
            </w:r>
            <w:r w:rsidR="00590BCE">
              <w:rPr>
                <w:rFonts w:cs="Arial"/>
                <w:szCs w:val="22"/>
              </w:rPr>
              <w:t>were</w:t>
            </w:r>
            <w:r w:rsidR="007F308E">
              <w:rPr>
                <w:rFonts w:cs="Arial"/>
                <w:szCs w:val="22"/>
              </w:rPr>
              <w:t xml:space="preserve"> gathered and </w:t>
            </w:r>
            <w:r w:rsidR="00590BCE">
              <w:rPr>
                <w:rFonts w:cs="Arial"/>
                <w:szCs w:val="22"/>
              </w:rPr>
              <w:t xml:space="preserve">all of the team members did their best </w:t>
            </w:r>
            <w:r w:rsidR="00296EE0">
              <w:rPr>
                <w:rFonts w:cs="Arial"/>
                <w:szCs w:val="22"/>
              </w:rPr>
              <w:t>to complete this coursework.</w:t>
            </w:r>
          </w:p>
          <w:p w14:paraId="66BC8208" w14:textId="77777777" w:rsidR="003F1DB0" w:rsidRPr="00EB6DAF" w:rsidRDefault="003F1DB0" w:rsidP="00C04645">
            <w:pPr>
              <w:autoSpaceDE w:val="0"/>
              <w:autoSpaceDN w:val="0"/>
              <w:adjustRightInd w:val="0"/>
              <w:rPr>
                <w:rFonts w:cs="Arial"/>
                <w:szCs w:val="22"/>
              </w:rPr>
            </w:pPr>
          </w:p>
          <w:p w14:paraId="68D54B2A" w14:textId="77777777" w:rsidR="003F1DB0" w:rsidRPr="00EB6DAF" w:rsidRDefault="003F1DB0" w:rsidP="00C04645">
            <w:pPr>
              <w:autoSpaceDE w:val="0"/>
              <w:autoSpaceDN w:val="0"/>
              <w:adjustRightInd w:val="0"/>
              <w:rPr>
                <w:rFonts w:cs="Arial"/>
                <w:szCs w:val="22"/>
              </w:rPr>
            </w:pPr>
          </w:p>
          <w:p w14:paraId="59B1776D" w14:textId="77777777" w:rsidR="003F1DB0" w:rsidRPr="00EB6DAF" w:rsidRDefault="003F1DB0" w:rsidP="00C04645">
            <w:pPr>
              <w:autoSpaceDE w:val="0"/>
              <w:autoSpaceDN w:val="0"/>
              <w:adjustRightInd w:val="0"/>
              <w:rPr>
                <w:rFonts w:cs="Arial"/>
                <w:szCs w:val="22"/>
              </w:rPr>
            </w:pPr>
          </w:p>
        </w:tc>
      </w:tr>
      <w:tr w:rsidR="003F1DB0" w:rsidRPr="00EB6DAF" w14:paraId="2C5B8C67" w14:textId="77777777" w:rsidTr="00157EDD">
        <w:trPr>
          <w:cantSplit/>
          <w:trHeight w:val="305"/>
        </w:trPr>
        <w:tc>
          <w:tcPr>
            <w:tcW w:w="9493" w:type="dxa"/>
            <w:gridSpan w:val="4"/>
            <w:shd w:val="clear" w:color="auto" w:fill="E0E0E0"/>
          </w:tcPr>
          <w:p w14:paraId="07A0514C" w14:textId="77777777" w:rsidR="003F1DB0" w:rsidRPr="00EB6DAF" w:rsidRDefault="003F1DB0" w:rsidP="00C04645">
            <w:pPr>
              <w:keepLines/>
              <w:rPr>
                <w:rFonts w:cs="Arial"/>
                <w:spacing w:val="10"/>
                <w:szCs w:val="22"/>
              </w:rPr>
            </w:pPr>
            <w:r w:rsidRPr="00EB6DAF">
              <w:rPr>
                <w:rFonts w:cs="Arial"/>
                <w:spacing w:val="10"/>
                <w:szCs w:val="22"/>
              </w:rPr>
              <w:t>State what you learnt about teamwork.</w:t>
            </w:r>
          </w:p>
        </w:tc>
      </w:tr>
      <w:tr w:rsidR="003F1DB0" w:rsidRPr="00EB6DAF" w14:paraId="646067FC" w14:textId="77777777" w:rsidTr="00157EDD">
        <w:trPr>
          <w:cantSplit/>
          <w:trHeight w:val="806"/>
        </w:trPr>
        <w:tc>
          <w:tcPr>
            <w:tcW w:w="9493" w:type="dxa"/>
            <w:gridSpan w:val="4"/>
          </w:tcPr>
          <w:p w14:paraId="4F26234F" w14:textId="2DCF6460" w:rsidR="003F1DB0" w:rsidRPr="00EB6DAF" w:rsidRDefault="00296EE0" w:rsidP="00C04645">
            <w:pPr>
              <w:autoSpaceDE w:val="0"/>
              <w:autoSpaceDN w:val="0"/>
              <w:adjustRightInd w:val="0"/>
              <w:rPr>
                <w:rFonts w:cs="Arial"/>
                <w:szCs w:val="22"/>
              </w:rPr>
            </w:pPr>
            <w:r>
              <w:rPr>
                <w:rFonts w:cs="Arial"/>
                <w:szCs w:val="22"/>
              </w:rPr>
              <w:t xml:space="preserve">Teamwork isn’t only about </w:t>
            </w:r>
            <w:proofErr w:type="gramStart"/>
            <w:r>
              <w:rPr>
                <w:rFonts w:cs="Arial"/>
                <w:szCs w:val="22"/>
              </w:rPr>
              <w:t>each individual</w:t>
            </w:r>
            <w:proofErr w:type="gramEnd"/>
            <w:r>
              <w:rPr>
                <w:rFonts w:cs="Arial"/>
                <w:szCs w:val="22"/>
              </w:rPr>
              <w:t xml:space="preserve"> doing his/her task but it’s </w:t>
            </w:r>
            <w:r w:rsidR="00C17A79">
              <w:rPr>
                <w:rFonts w:cs="Arial"/>
                <w:szCs w:val="22"/>
              </w:rPr>
              <w:t>where you can share ideas and help others to overcome their weaknesses as well</w:t>
            </w:r>
            <w:r w:rsidR="00BC5AE7">
              <w:rPr>
                <w:rFonts w:cs="Arial"/>
                <w:szCs w:val="22"/>
              </w:rPr>
              <w:t>. It’s also about guiding not only yourself but also all the members in the team to complete the overall tasks</w:t>
            </w:r>
            <w:r w:rsidR="009E52F4">
              <w:rPr>
                <w:rFonts w:cs="Arial"/>
                <w:szCs w:val="22"/>
              </w:rPr>
              <w:t xml:space="preserve"> prior to deadlines.</w:t>
            </w:r>
          </w:p>
          <w:p w14:paraId="05256A04" w14:textId="77777777" w:rsidR="003F1DB0" w:rsidRPr="00EB6DAF" w:rsidRDefault="003F1DB0" w:rsidP="00C04645">
            <w:pPr>
              <w:autoSpaceDE w:val="0"/>
              <w:autoSpaceDN w:val="0"/>
              <w:adjustRightInd w:val="0"/>
              <w:rPr>
                <w:rFonts w:cs="Arial"/>
                <w:szCs w:val="22"/>
              </w:rPr>
            </w:pPr>
          </w:p>
          <w:p w14:paraId="0760C68A" w14:textId="77777777" w:rsidR="003F1DB0" w:rsidRPr="00EB6DAF" w:rsidRDefault="003F1DB0" w:rsidP="00C04645">
            <w:pPr>
              <w:autoSpaceDE w:val="0"/>
              <w:autoSpaceDN w:val="0"/>
              <w:adjustRightInd w:val="0"/>
              <w:rPr>
                <w:rFonts w:cs="Arial"/>
                <w:szCs w:val="22"/>
              </w:rPr>
            </w:pPr>
          </w:p>
          <w:p w14:paraId="26AD609F" w14:textId="77777777" w:rsidR="003F1DB0" w:rsidRPr="00EB6DAF" w:rsidRDefault="003F1DB0" w:rsidP="00C04645">
            <w:pPr>
              <w:autoSpaceDE w:val="0"/>
              <w:autoSpaceDN w:val="0"/>
              <w:adjustRightInd w:val="0"/>
              <w:rPr>
                <w:rFonts w:cs="Arial"/>
                <w:szCs w:val="22"/>
              </w:rPr>
            </w:pPr>
          </w:p>
        </w:tc>
      </w:tr>
      <w:tr w:rsidR="003F1DB0" w:rsidRPr="00EB6DAF" w14:paraId="5800C7AD" w14:textId="77777777" w:rsidTr="00157EDD">
        <w:trPr>
          <w:cantSplit/>
          <w:trHeight w:val="305"/>
        </w:trPr>
        <w:tc>
          <w:tcPr>
            <w:tcW w:w="9493" w:type="dxa"/>
            <w:gridSpan w:val="4"/>
            <w:shd w:val="clear" w:color="auto" w:fill="E0E0E0"/>
          </w:tcPr>
          <w:p w14:paraId="61821F89" w14:textId="77777777" w:rsidR="003F1DB0" w:rsidRPr="00EB6DAF" w:rsidRDefault="003F1DB0" w:rsidP="00C04645">
            <w:pPr>
              <w:keepLines/>
              <w:rPr>
                <w:rFonts w:cs="Arial"/>
                <w:spacing w:val="10"/>
                <w:szCs w:val="22"/>
              </w:rPr>
            </w:pPr>
            <w:r w:rsidRPr="00EB6DAF">
              <w:rPr>
                <w:rFonts w:cs="Arial"/>
                <w:spacing w:val="10"/>
                <w:szCs w:val="22"/>
              </w:rPr>
              <w:t>State what skills you gained/learnt from undertaking the project.</w:t>
            </w:r>
          </w:p>
        </w:tc>
      </w:tr>
      <w:tr w:rsidR="003F1DB0" w:rsidRPr="00EB6DAF" w14:paraId="27D139A4" w14:textId="77777777" w:rsidTr="00157EDD">
        <w:trPr>
          <w:cantSplit/>
          <w:trHeight w:val="806"/>
        </w:trPr>
        <w:tc>
          <w:tcPr>
            <w:tcW w:w="9493" w:type="dxa"/>
            <w:gridSpan w:val="4"/>
          </w:tcPr>
          <w:p w14:paraId="30F909D2" w14:textId="4F475ED9" w:rsidR="003F1DB0" w:rsidRPr="00EB6DAF" w:rsidRDefault="00D25B7C" w:rsidP="00C04645">
            <w:pPr>
              <w:autoSpaceDE w:val="0"/>
              <w:autoSpaceDN w:val="0"/>
              <w:adjustRightInd w:val="0"/>
              <w:rPr>
                <w:rFonts w:cs="Arial"/>
                <w:szCs w:val="22"/>
              </w:rPr>
            </w:pPr>
            <w:r>
              <w:rPr>
                <w:rFonts w:cs="Arial"/>
                <w:szCs w:val="22"/>
              </w:rPr>
              <w:t xml:space="preserve">I learned a lot about </w:t>
            </w:r>
            <w:proofErr w:type="spellStart"/>
            <w:r>
              <w:rPr>
                <w:rFonts w:cs="Arial"/>
                <w:szCs w:val="22"/>
              </w:rPr>
              <w:t>javascript</w:t>
            </w:r>
            <w:proofErr w:type="spellEnd"/>
            <w:r>
              <w:rPr>
                <w:rFonts w:cs="Arial"/>
                <w:szCs w:val="22"/>
              </w:rPr>
              <w:t xml:space="preserve"> and how useful it is when creating a </w:t>
            </w:r>
            <w:r w:rsidR="00F06E25">
              <w:rPr>
                <w:rFonts w:cs="Arial"/>
                <w:szCs w:val="22"/>
              </w:rPr>
              <w:t xml:space="preserve">web page. </w:t>
            </w:r>
            <w:proofErr w:type="gramStart"/>
            <w:r w:rsidR="00F06E25">
              <w:rPr>
                <w:rFonts w:cs="Arial"/>
                <w:szCs w:val="22"/>
              </w:rPr>
              <w:t>Also</w:t>
            </w:r>
            <w:proofErr w:type="gramEnd"/>
            <w:r w:rsidR="00F06E25">
              <w:rPr>
                <w:rFonts w:cs="Arial"/>
                <w:szCs w:val="22"/>
              </w:rPr>
              <w:t xml:space="preserve"> I learnt to </w:t>
            </w:r>
            <w:r w:rsidR="00D14A19">
              <w:rPr>
                <w:rFonts w:cs="Arial"/>
                <w:szCs w:val="22"/>
              </w:rPr>
              <w:t xml:space="preserve">help others in the team with their work and </w:t>
            </w:r>
            <w:ins w:id="25" w:author="Samithu 20210831">
              <w:r w:rsidR="002C0CA4">
                <w:rPr>
                  <w:rFonts w:cs="Arial"/>
                  <w:szCs w:val="22"/>
                </w:rPr>
                <w:t xml:space="preserve">also got know the use of more HTML tags when it comes to a scenario as such </w:t>
              </w:r>
              <w:r w:rsidR="00A9514F">
                <w:rPr>
                  <w:rFonts w:cs="Arial"/>
                  <w:szCs w:val="22"/>
                </w:rPr>
                <w:t xml:space="preserve">creating a quiz </w:t>
              </w:r>
            </w:ins>
            <w:r w:rsidR="00557D1D">
              <w:rPr>
                <w:rFonts w:cs="Arial"/>
                <w:szCs w:val="22"/>
              </w:rPr>
              <w:t>an</w:t>
            </w:r>
            <w:r w:rsidR="005A1473">
              <w:rPr>
                <w:rFonts w:cs="Arial"/>
                <w:szCs w:val="22"/>
              </w:rPr>
              <w:t>d creating a student details page.</w:t>
            </w:r>
          </w:p>
          <w:p w14:paraId="5CFA8C30" w14:textId="77777777" w:rsidR="003F1DB0" w:rsidRPr="00EB6DAF" w:rsidRDefault="003F1DB0" w:rsidP="00C04645">
            <w:pPr>
              <w:autoSpaceDE w:val="0"/>
              <w:autoSpaceDN w:val="0"/>
              <w:adjustRightInd w:val="0"/>
              <w:rPr>
                <w:rFonts w:cs="Arial"/>
                <w:szCs w:val="22"/>
              </w:rPr>
            </w:pPr>
          </w:p>
          <w:p w14:paraId="12E0F18B" w14:textId="77777777" w:rsidR="003F1DB0" w:rsidRPr="00EB6DAF" w:rsidRDefault="003F1DB0" w:rsidP="00C04645">
            <w:pPr>
              <w:autoSpaceDE w:val="0"/>
              <w:autoSpaceDN w:val="0"/>
              <w:adjustRightInd w:val="0"/>
              <w:rPr>
                <w:rFonts w:cs="Arial"/>
                <w:szCs w:val="22"/>
              </w:rPr>
            </w:pPr>
          </w:p>
          <w:p w14:paraId="5A9F2EBF" w14:textId="77777777" w:rsidR="003F1DB0" w:rsidRPr="00EB6DAF" w:rsidRDefault="003F1DB0" w:rsidP="00C04645">
            <w:pPr>
              <w:autoSpaceDE w:val="0"/>
              <w:autoSpaceDN w:val="0"/>
              <w:adjustRightInd w:val="0"/>
              <w:rPr>
                <w:rFonts w:cs="Arial"/>
                <w:szCs w:val="22"/>
              </w:rPr>
            </w:pPr>
          </w:p>
        </w:tc>
      </w:tr>
      <w:tr w:rsidR="003F1DB0" w:rsidRPr="00EB6DAF" w14:paraId="4771F237" w14:textId="77777777" w:rsidTr="00157EDD">
        <w:trPr>
          <w:cantSplit/>
          <w:trHeight w:val="305"/>
        </w:trPr>
        <w:tc>
          <w:tcPr>
            <w:tcW w:w="9493" w:type="dxa"/>
            <w:gridSpan w:val="4"/>
            <w:shd w:val="clear" w:color="auto" w:fill="E0E0E0"/>
          </w:tcPr>
          <w:p w14:paraId="209D23C5" w14:textId="77777777" w:rsidR="003F1DB0" w:rsidRPr="00EB6DAF" w:rsidRDefault="003F1DB0" w:rsidP="00C04645">
            <w:pPr>
              <w:keepLines/>
              <w:rPr>
                <w:rFonts w:cs="Arial"/>
                <w:spacing w:val="10"/>
                <w:szCs w:val="22"/>
              </w:rPr>
            </w:pPr>
            <w:r w:rsidRPr="00EB6DAF">
              <w:rPr>
                <w:rFonts w:cs="Arial"/>
                <w:spacing w:val="10"/>
                <w:szCs w:val="22"/>
              </w:rPr>
              <w:t>State any strengths about yourself that emerged whilst undertaking the project.</w:t>
            </w:r>
          </w:p>
        </w:tc>
      </w:tr>
      <w:tr w:rsidR="003F1DB0" w:rsidRPr="00EB6DAF" w14:paraId="30BBAB68" w14:textId="77777777" w:rsidTr="00157EDD">
        <w:trPr>
          <w:cantSplit/>
          <w:trHeight w:val="806"/>
        </w:trPr>
        <w:tc>
          <w:tcPr>
            <w:tcW w:w="9493" w:type="dxa"/>
            <w:gridSpan w:val="4"/>
          </w:tcPr>
          <w:p w14:paraId="796603EA" w14:textId="478F0414" w:rsidR="003F1DB0" w:rsidRPr="00EB6DAF" w:rsidRDefault="005A1473" w:rsidP="00C04645">
            <w:pPr>
              <w:autoSpaceDE w:val="0"/>
              <w:autoSpaceDN w:val="0"/>
              <w:adjustRightInd w:val="0"/>
              <w:rPr>
                <w:rFonts w:cs="Arial"/>
                <w:szCs w:val="22"/>
              </w:rPr>
            </w:pPr>
            <w:r>
              <w:rPr>
                <w:rFonts w:cs="Arial"/>
                <w:szCs w:val="22"/>
              </w:rPr>
              <w:t xml:space="preserve">I was very enthusiastic about this Coursework and that motivated and encouraged me to complete my tasks that were allocated to me. I was also very confident about myself </w:t>
            </w:r>
            <w:proofErr w:type="spellStart"/>
            <w:r>
              <w:rPr>
                <w:rFonts w:cs="Arial"/>
                <w:szCs w:val="22"/>
              </w:rPr>
              <w:t>eventhough</w:t>
            </w:r>
            <w:proofErr w:type="spellEnd"/>
            <w:r>
              <w:rPr>
                <w:rFonts w:cs="Arial"/>
                <w:szCs w:val="22"/>
              </w:rPr>
              <w:t xml:space="preserve"> I had some pressure situations due to the workload.</w:t>
            </w:r>
          </w:p>
          <w:p w14:paraId="59B12357" w14:textId="77777777" w:rsidR="003F1DB0" w:rsidRPr="00EB6DAF" w:rsidRDefault="003F1DB0" w:rsidP="00C04645">
            <w:pPr>
              <w:autoSpaceDE w:val="0"/>
              <w:autoSpaceDN w:val="0"/>
              <w:adjustRightInd w:val="0"/>
              <w:rPr>
                <w:rFonts w:cs="Arial"/>
                <w:szCs w:val="22"/>
              </w:rPr>
            </w:pPr>
          </w:p>
          <w:p w14:paraId="7BA599D7" w14:textId="77777777" w:rsidR="003F1DB0" w:rsidRPr="00EB6DAF" w:rsidRDefault="003F1DB0" w:rsidP="00C04645">
            <w:pPr>
              <w:autoSpaceDE w:val="0"/>
              <w:autoSpaceDN w:val="0"/>
              <w:adjustRightInd w:val="0"/>
              <w:rPr>
                <w:rFonts w:cs="Arial"/>
                <w:szCs w:val="22"/>
              </w:rPr>
            </w:pPr>
          </w:p>
          <w:p w14:paraId="1B0BDA20" w14:textId="77777777" w:rsidR="003F1DB0" w:rsidRPr="00EB6DAF" w:rsidRDefault="003F1DB0" w:rsidP="00C04645">
            <w:pPr>
              <w:autoSpaceDE w:val="0"/>
              <w:autoSpaceDN w:val="0"/>
              <w:adjustRightInd w:val="0"/>
              <w:rPr>
                <w:rFonts w:cs="Arial"/>
                <w:szCs w:val="22"/>
              </w:rPr>
            </w:pPr>
          </w:p>
        </w:tc>
      </w:tr>
      <w:tr w:rsidR="003F1DB0" w:rsidRPr="00EB6DAF" w14:paraId="12715C9A" w14:textId="77777777" w:rsidTr="00157EDD">
        <w:trPr>
          <w:cantSplit/>
          <w:trHeight w:val="305"/>
        </w:trPr>
        <w:tc>
          <w:tcPr>
            <w:tcW w:w="9493" w:type="dxa"/>
            <w:gridSpan w:val="4"/>
            <w:shd w:val="clear" w:color="auto" w:fill="E0E0E0"/>
          </w:tcPr>
          <w:p w14:paraId="2AAB8DF3" w14:textId="77777777" w:rsidR="003F1DB0" w:rsidRPr="00EB6DAF" w:rsidRDefault="003F1DB0" w:rsidP="00C04645">
            <w:pPr>
              <w:keepLines/>
              <w:rPr>
                <w:rFonts w:cs="Arial"/>
                <w:spacing w:val="10"/>
                <w:szCs w:val="22"/>
              </w:rPr>
            </w:pPr>
            <w:r w:rsidRPr="00EB6DAF">
              <w:rPr>
                <w:rFonts w:cs="Arial"/>
                <w:spacing w:val="10"/>
                <w:szCs w:val="22"/>
              </w:rPr>
              <w:t>State any weaknesses about yourself that emerged whilst undertaking the project.</w:t>
            </w:r>
          </w:p>
        </w:tc>
      </w:tr>
      <w:tr w:rsidR="003F1DB0" w:rsidRPr="00EB6DAF" w14:paraId="33556462" w14:textId="77777777" w:rsidTr="00157EDD">
        <w:trPr>
          <w:cantSplit/>
          <w:trHeight w:val="806"/>
        </w:trPr>
        <w:tc>
          <w:tcPr>
            <w:tcW w:w="9493" w:type="dxa"/>
            <w:gridSpan w:val="4"/>
          </w:tcPr>
          <w:p w14:paraId="21FA31B3" w14:textId="6F6DA308" w:rsidR="003F1DB0" w:rsidRPr="00EB6DAF" w:rsidRDefault="005A1473" w:rsidP="00C04645">
            <w:pPr>
              <w:autoSpaceDE w:val="0"/>
              <w:autoSpaceDN w:val="0"/>
              <w:adjustRightInd w:val="0"/>
              <w:rPr>
                <w:rFonts w:cs="Arial"/>
                <w:szCs w:val="22"/>
              </w:rPr>
            </w:pPr>
            <w:r>
              <w:rPr>
                <w:rFonts w:cs="Arial"/>
                <w:szCs w:val="22"/>
              </w:rPr>
              <w:t>I thought I could have done more styling to my web pages but eventually I didn’t have enough time to do so. As of now I think my time management needs to be improved moving forward.</w:t>
            </w:r>
          </w:p>
          <w:p w14:paraId="16516AE2" w14:textId="77777777" w:rsidR="003F1DB0" w:rsidRPr="00EB6DAF" w:rsidRDefault="003F1DB0" w:rsidP="00C04645">
            <w:pPr>
              <w:autoSpaceDE w:val="0"/>
              <w:autoSpaceDN w:val="0"/>
              <w:adjustRightInd w:val="0"/>
              <w:rPr>
                <w:rFonts w:cs="Arial"/>
                <w:szCs w:val="22"/>
              </w:rPr>
            </w:pPr>
          </w:p>
          <w:p w14:paraId="4C7E252F" w14:textId="77777777" w:rsidR="003F1DB0" w:rsidRPr="00EB6DAF" w:rsidRDefault="003F1DB0" w:rsidP="00C04645">
            <w:pPr>
              <w:autoSpaceDE w:val="0"/>
              <w:autoSpaceDN w:val="0"/>
              <w:adjustRightInd w:val="0"/>
              <w:rPr>
                <w:rFonts w:cs="Arial"/>
                <w:szCs w:val="22"/>
              </w:rPr>
            </w:pPr>
          </w:p>
          <w:p w14:paraId="1E65680C" w14:textId="77777777" w:rsidR="003F1DB0" w:rsidRPr="00EB6DAF" w:rsidRDefault="003F1DB0" w:rsidP="00C04645">
            <w:pPr>
              <w:autoSpaceDE w:val="0"/>
              <w:autoSpaceDN w:val="0"/>
              <w:adjustRightInd w:val="0"/>
              <w:rPr>
                <w:rFonts w:cs="Arial"/>
                <w:szCs w:val="22"/>
              </w:rPr>
            </w:pPr>
          </w:p>
        </w:tc>
      </w:tr>
      <w:tr w:rsidR="003F1DB0" w:rsidRPr="00EB6DAF" w14:paraId="7F488A3D" w14:textId="77777777" w:rsidTr="00157EDD">
        <w:trPr>
          <w:cantSplit/>
          <w:trHeight w:val="305"/>
        </w:trPr>
        <w:tc>
          <w:tcPr>
            <w:tcW w:w="9493" w:type="dxa"/>
            <w:gridSpan w:val="4"/>
            <w:shd w:val="clear" w:color="auto" w:fill="E0E0E0"/>
          </w:tcPr>
          <w:p w14:paraId="6DF8DD23" w14:textId="77777777" w:rsidR="003F1DB0" w:rsidRPr="00EB6DAF" w:rsidRDefault="003F1DB0" w:rsidP="00C04645">
            <w:pPr>
              <w:keepLines/>
              <w:rPr>
                <w:rFonts w:cs="Arial"/>
                <w:spacing w:val="10"/>
                <w:szCs w:val="22"/>
              </w:rPr>
            </w:pPr>
            <w:r w:rsidRPr="00EB6DAF">
              <w:rPr>
                <w:rFonts w:cs="Arial"/>
                <w:spacing w:val="10"/>
                <w:szCs w:val="22"/>
              </w:rPr>
              <w:t>State how you would do things better if you were to undertake the project again.</w:t>
            </w:r>
          </w:p>
        </w:tc>
      </w:tr>
      <w:tr w:rsidR="003F1DB0" w:rsidRPr="00EB6DAF" w14:paraId="58FC769A" w14:textId="77777777" w:rsidTr="00157EDD">
        <w:trPr>
          <w:cantSplit/>
          <w:trHeight w:val="806"/>
        </w:trPr>
        <w:tc>
          <w:tcPr>
            <w:tcW w:w="9493" w:type="dxa"/>
            <w:gridSpan w:val="4"/>
          </w:tcPr>
          <w:p w14:paraId="1CEC3030" w14:textId="7F13B89A" w:rsidR="003F1DB0" w:rsidRPr="00EB6DAF" w:rsidRDefault="0057506C" w:rsidP="00C04645">
            <w:pPr>
              <w:autoSpaceDE w:val="0"/>
              <w:autoSpaceDN w:val="0"/>
              <w:adjustRightInd w:val="0"/>
              <w:rPr>
                <w:rFonts w:cs="Arial"/>
                <w:szCs w:val="22"/>
              </w:rPr>
            </w:pPr>
            <w:r>
              <w:rPr>
                <w:rFonts w:cs="Arial"/>
                <w:szCs w:val="22"/>
              </w:rPr>
              <w:lastRenderedPageBreak/>
              <w:t>I would create a deadline for myself before the actual deadline and finish it early so that I won’t have to make any compromises on my tasks even if it’s a bit of styling which is required.</w:t>
            </w:r>
          </w:p>
          <w:p w14:paraId="2C0155D0" w14:textId="77777777" w:rsidR="003F1DB0" w:rsidRPr="00EB6DAF" w:rsidRDefault="003F1DB0" w:rsidP="00C04645">
            <w:pPr>
              <w:autoSpaceDE w:val="0"/>
              <w:autoSpaceDN w:val="0"/>
              <w:adjustRightInd w:val="0"/>
              <w:rPr>
                <w:rFonts w:cs="Arial"/>
                <w:szCs w:val="22"/>
              </w:rPr>
            </w:pPr>
          </w:p>
          <w:p w14:paraId="4A45E521" w14:textId="77777777" w:rsidR="003F1DB0" w:rsidRPr="00EB6DAF" w:rsidRDefault="003F1DB0" w:rsidP="00C04645">
            <w:pPr>
              <w:autoSpaceDE w:val="0"/>
              <w:autoSpaceDN w:val="0"/>
              <w:adjustRightInd w:val="0"/>
              <w:rPr>
                <w:rFonts w:cs="Arial"/>
                <w:szCs w:val="22"/>
              </w:rPr>
            </w:pPr>
          </w:p>
          <w:p w14:paraId="7673F149" w14:textId="77777777" w:rsidR="003F1DB0" w:rsidRPr="00EB6DAF" w:rsidRDefault="003F1DB0" w:rsidP="00C04645">
            <w:pPr>
              <w:autoSpaceDE w:val="0"/>
              <w:autoSpaceDN w:val="0"/>
              <w:adjustRightInd w:val="0"/>
              <w:rPr>
                <w:rFonts w:cs="Arial"/>
                <w:szCs w:val="22"/>
              </w:rPr>
            </w:pPr>
          </w:p>
        </w:tc>
      </w:tr>
      <w:tr w:rsidR="003F1DB0" w:rsidRPr="00EB6DAF" w14:paraId="1ACA8C84" w14:textId="77777777" w:rsidTr="00157EDD">
        <w:trPr>
          <w:cantSplit/>
          <w:trHeight w:val="305"/>
        </w:trPr>
        <w:tc>
          <w:tcPr>
            <w:tcW w:w="9493" w:type="dxa"/>
            <w:gridSpan w:val="4"/>
            <w:shd w:val="clear" w:color="auto" w:fill="E0E0E0"/>
          </w:tcPr>
          <w:p w14:paraId="685EE02A" w14:textId="77777777" w:rsidR="003F1DB0" w:rsidRPr="00EB6DAF" w:rsidRDefault="003F1DB0" w:rsidP="00C04645">
            <w:pPr>
              <w:keepLines/>
              <w:rPr>
                <w:rFonts w:cs="Arial"/>
                <w:spacing w:val="10"/>
                <w:szCs w:val="22"/>
              </w:rPr>
            </w:pPr>
            <w:r w:rsidRPr="00EB6DAF">
              <w:rPr>
                <w:rFonts w:cs="Arial"/>
                <w:spacing w:val="10"/>
                <w:szCs w:val="22"/>
              </w:rPr>
              <w:t>Additional general or project specific comments:</w:t>
            </w:r>
          </w:p>
        </w:tc>
      </w:tr>
      <w:tr w:rsidR="003F1DB0" w:rsidRPr="00EB6DAF" w14:paraId="342168E3" w14:textId="77777777" w:rsidTr="00157EDD">
        <w:trPr>
          <w:cantSplit/>
          <w:trHeight w:val="806"/>
        </w:trPr>
        <w:tc>
          <w:tcPr>
            <w:tcW w:w="9493" w:type="dxa"/>
            <w:gridSpan w:val="4"/>
          </w:tcPr>
          <w:p w14:paraId="677D74F3" w14:textId="7B5F905C" w:rsidR="003F1DB0" w:rsidRPr="00EB6DAF" w:rsidRDefault="0057506C" w:rsidP="00C04645">
            <w:pPr>
              <w:autoSpaceDE w:val="0"/>
              <w:autoSpaceDN w:val="0"/>
              <w:adjustRightInd w:val="0"/>
              <w:rPr>
                <w:rFonts w:cs="Arial"/>
                <w:szCs w:val="22"/>
              </w:rPr>
            </w:pPr>
            <w:r>
              <w:rPr>
                <w:rFonts w:cs="Arial"/>
                <w:szCs w:val="22"/>
              </w:rPr>
              <w:t>This group work helped me a lot to improve my skills to work in a team.</w:t>
            </w:r>
          </w:p>
          <w:p w14:paraId="52FC75AD" w14:textId="77777777" w:rsidR="003F1DB0" w:rsidRPr="00EB6DAF" w:rsidRDefault="003F1DB0" w:rsidP="00C04645">
            <w:pPr>
              <w:autoSpaceDE w:val="0"/>
              <w:autoSpaceDN w:val="0"/>
              <w:adjustRightInd w:val="0"/>
              <w:rPr>
                <w:rFonts w:cs="Arial"/>
                <w:szCs w:val="22"/>
              </w:rPr>
            </w:pPr>
          </w:p>
          <w:p w14:paraId="3A3B612A" w14:textId="77777777" w:rsidR="003F1DB0" w:rsidRPr="00EB6DAF" w:rsidRDefault="003F1DB0" w:rsidP="00C04645">
            <w:pPr>
              <w:autoSpaceDE w:val="0"/>
              <w:autoSpaceDN w:val="0"/>
              <w:adjustRightInd w:val="0"/>
              <w:rPr>
                <w:rFonts w:cs="Arial"/>
                <w:szCs w:val="22"/>
              </w:rPr>
            </w:pPr>
          </w:p>
          <w:p w14:paraId="130B50A4" w14:textId="77777777" w:rsidR="003F1DB0" w:rsidRPr="00EB6DAF" w:rsidRDefault="003F1DB0" w:rsidP="00C04645">
            <w:pPr>
              <w:autoSpaceDE w:val="0"/>
              <w:autoSpaceDN w:val="0"/>
              <w:adjustRightInd w:val="0"/>
              <w:rPr>
                <w:rFonts w:cs="Arial"/>
                <w:szCs w:val="22"/>
              </w:rPr>
            </w:pPr>
          </w:p>
        </w:tc>
      </w:tr>
    </w:tbl>
    <w:p w14:paraId="334901A3" w14:textId="306B75AC" w:rsidR="00B96750" w:rsidRPr="00F270DC" w:rsidRDefault="00B96750" w:rsidP="0073173F">
      <w:pPr>
        <w:rPr>
          <w:lang w:val="en-GB"/>
        </w:rPr>
      </w:pPr>
    </w:p>
    <w:sectPr w:rsidR="00B96750" w:rsidRPr="00F270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BE170" w14:textId="77777777" w:rsidR="003A293A" w:rsidRDefault="003A293A" w:rsidP="002B52DD">
      <w:r>
        <w:separator/>
      </w:r>
    </w:p>
  </w:endnote>
  <w:endnote w:type="continuationSeparator" w:id="0">
    <w:p w14:paraId="53F8E5B3" w14:textId="77777777" w:rsidR="003A293A" w:rsidRDefault="003A293A" w:rsidP="002B52DD">
      <w:r>
        <w:continuationSeparator/>
      </w:r>
    </w:p>
  </w:endnote>
  <w:endnote w:type="continuationNotice" w:id="1">
    <w:p w14:paraId="3E2A27EE" w14:textId="77777777" w:rsidR="00A9514F" w:rsidRDefault="00A951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312067"/>
      <w:docPartObj>
        <w:docPartGallery w:val="Page Numbers (Bottom of Page)"/>
        <w:docPartUnique/>
      </w:docPartObj>
    </w:sdtPr>
    <w:sdtEndPr>
      <w:rPr>
        <w:noProof/>
      </w:rPr>
    </w:sdtEndPr>
    <w:sdtContent>
      <w:p w14:paraId="1458C6F4" w14:textId="77777777" w:rsidR="002B52DD" w:rsidRDefault="002B52DD">
        <w:pPr>
          <w:pStyle w:val="Footer"/>
          <w:jc w:val="right"/>
        </w:pPr>
        <w:r>
          <w:fldChar w:fldCharType="begin"/>
        </w:r>
        <w:r>
          <w:instrText xml:space="preserve"> PAGE   \* MERGEFORMAT </w:instrText>
        </w:r>
        <w:r>
          <w:fldChar w:fldCharType="separate"/>
        </w:r>
        <w:r w:rsidR="005739CC">
          <w:rPr>
            <w:noProof/>
          </w:rPr>
          <w:t>2</w:t>
        </w:r>
        <w:r>
          <w:rPr>
            <w:noProof/>
          </w:rPr>
          <w:fldChar w:fldCharType="end"/>
        </w:r>
      </w:p>
    </w:sdtContent>
  </w:sdt>
  <w:p w14:paraId="2CD546CC" w14:textId="77777777" w:rsidR="002B52DD" w:rsidRDefault="002B5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43092" w14:textId="77777777" w:rsidR="003A293A" w:rsidRDefault="003A293A" w:rsidP="002B52DD">
      <w:r>
        <w:separator/>
      </w:r>
    </w:p>
  </w:footnote>
  <w:footnote w:type="continuationSeparator" w:id="0">
    <w:p w14:paraId="64666E22" w14:textId="77777777" w:rsidR="003A293A" w:rsidRDefault="003A293A" w:rsidP="002B52DD">
      <w:r>
        <w:continuationSeparator/>
      </w:r>
    </w:p>
  </w:footnote>
  <w:footnote w:type="continuationNotice" w:id="1">
    <w:p w14:paraId="329A237B" w14:textId="77777777" w:rsidR="00A9514F" w:rsidRDefault="00A951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708"/>
      <w:gridCol w:w="6318"/>
    </w:tblGrid>
    <w:tr w:rsidR="002B52DD" w14:paraId="3CC3549F"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2-03-3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796822EC" w14:textId="35C68DE6" w:rsidR="002B52DD" w:rsidRDefault="00604BC6">
              <w:pPr>
                <w:pStyle w:val="Header"/>
                <w:jc w:val="right"/>
                <w:rPr>
                  <w:color w:val="FFFFFF" w:themeColor="background1"/>
                </w:rPr>
              </w:pPr>
              <w:r>
                <w:rPr>
                  <w:color w:val="FFFFFF" w:themeColor="background1"/>
                </w:rPr>
                <w:t>March 31, 2022</w:t>
              </w:r>
            </w:p>
          </w:tc>
        </w:sdtContent>
      </w:sdt>
      <w:tc>
        <w:tcPr>
          <w:tcW w:w="4000" w:type="pct"/>
          <w:tcBorders>
            <w:bottom w:val="single" w:sz="4" w:space="0" w:color="auto"/>
          </w:tcBorders>
          <w:vAlign w:val="bottom"/>
        </w:tcPr>
        <w:p w14:paraId="2B10C0DB" w14:textId="4CA97BDA" w:rsidR="002B52DD" w:rsidRDefault="002B52DD" w:rsidP="002B52DD">
          <w:pPr>
            <w:pStyle w:val="Header"/>
            <w:rPr>
              <w:color w:val="76923C" w:themeColor="accent3" w:themeShade="BF"/>
            </w:rPr>
          </w:pPr>
          <w:r>
            <w:rPr>
              <w:b/>
              <w:bCs/>
              <w:color w:val="76923C" w:themeColor="accent3" w:themeShade="BF"/>
            </w:rPr>
            <w:t>[</w:t>
          </w:r>
          <w:sdt>
            <w:sdtPr>
              <w:rPr>
                <w:b/>
                <w:bCs/>
                <w:caps/>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604BC6">
                <w:rPr>
                  <w:b/>
                  <w:bCs/>
                  <w:caps/>
                </w:rPr>
                <w:t>samithu Dinil jayatunge</w:t>
              </w:r>
            </w:sdtContent>
          </w:sdt>
          <w:r>
            <w:rPr>
              <w:b/>
              <w:bCs/>
              <w:color w:val="76923C" w:themeColor="accent3" w:themeShade="BF"/>
            </w:rPr>
            <w:t>]</w:t>
          </w:r>
        </w:p>
      </w:tc>
    </w:tr>
  </w:tbl>
  <w:p w14:paraId="2C92210B" w14:textId="77777777" w:rsidR="002B52DD" w:rsidRDefault="002B5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5C1A"/>
    <w:multiLevelType w:val="hybridMultilevel"/>
    <w:tmpl w:val="18720F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81D73"/>
    <w:multiLevelType w:val="hybridMultilevel"/>
    <w:tmpl w:val="69BEF55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5ED08AB"/>
    <w:multiLevelType w:val="hybridMultilevel"/>
    <w:tmpl w:val="866AF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0940F3"/>
    <w:multiLevelType w:val="multilevel"/>
    <w:tmpl w:val="D6EA8E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EED4F98"/>
    <w:multiLevelType w:val="hybridMultilevel"/>
    <w:tmpl w:val="9844D1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32A76DC"/>
    <w:multiLevelType w:val="hybridMultilevel"/>
    <w:tmpl w:val="06424EA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952294"/>
    <w:multiLevelType w:val="hybridMultilevel"/>
    <w:tmpl w:val="91D07E2C"/>
    <w:lvl w:ilvl="0" w:tplc="08090001">
      <w:start w:val="1"/>
      <w:numFmt w:val="bullet"/>
      <w:lvlText w:val=""/>
      <w:lvlJc w:val="left"/>
      <w:pPr>
        <w:ind w:left="600" w:hanging="360"/>
      </w:pPr>
      <w:rPr>
        <w:rFonts w:ascii="Symbol" w:hAnsi="Symbol" w:hint="default"/>
      </w:rPr>
    </w:lvl>
    <w:lvl w:ilvl="1" w:tplc="08090003" w:tentative="1">
      <w:start w:val="1"/>
      <w:numFmt w:val="bullet"/>
      <w:lvlText w:val="o"/>
      <w:lvlJc w:val="left"/>
      <w:pPr>
        <w:ind w:left="1320" w:hanging="360"/>
      </w:pPr>
      <w:rPr>
        <w:rFonts w:ascii="Courier New" w:hAnsi="Courier New" w:cs="Courier New" w:hint="default"/>
      </w:rPr>
    </w:lvl>
    <w:lvl w:ilvl="2" w:tplc="08090005" w:tentative="1">
      <w:start w:val="1"/>
      <w:numFmt w:val="bullet"/>
      <w:lvlText w:val=""/>
      <w:lvlJc w:val="left"/>
      <w:pPr>
        <w:ind w:left="2040" w:hanging="360"/>
      </w:pPr>
      <w:rPr>
        <w:rFonts w:ascii="Wingdings" w:hAnsi="Wingdings" w:hint="default"/>
      </w:rPr>
    </w:lvl>
    <w:lvl w:ilvl="3" w:tplc="08090001" w:tentative="1">
      <w:start w:val="1"/>
      <w:numFmt w:val="bullet"/>
      <w:lvlText w:val=""/>
      <w:lvlJc w:val="left"/>
      <w:pPr>
        <w:ind w:left="2760" w:hanging="360"/>
      </w:pPr>
      <w:rPr>
        <w:rFonts w:ascii="Symbol" w:hAnsi="Symbol" w:hint="default"/>
      </w:rPr>
    </w:lvl>
    <w:lvl w:ilvl="4" w:tplc="08090003" w:tentative="1">
      <w:start w:val="1"/>
      <w:numFmt w:val="bullet"/>
      <w:lvlText w:val="o"/>
      <w:lvlJc w:val="left"/>
      <w:pPr>
        <w:ind w:left="3480" w:hanging="360"/>
      </w:pPr>
      <w:rPr>
        <w:rFonts w:ascii="Courier New" w:hAnsi="Courier New" w:cs="Courier New" w:hint="default"/>
      </w:rPr>
    </w:lvl>
    <w:lvl w:ilvl="5" w:tplc="08090005" w:tentative="1">
      <w:start w:val="1"/>
      <w:numFmt w:val="bullet"/>
      <w:lvlText w:val=""/>
      <w:lvlJc w:val="left"/>
      <w:pPr>
        <w:ind w:left="4200" w:hanging="360"/>
      </w:pPr>
      <w:rPr>
        <w:rFonts w:ascii="Wingdings" w:hAnsi="Wingdings" w:hint="default"/>
      </w:rPr>
    </w:lvl>
    <w:lvl w:ilvl="6" w:tplc="08090001" w:tentative="1">
      <w:start w:val="1"/>
      <w:numFmt w:val="bullet"/>
      <w:lvlText w:val=""/>
      <w:lvlJc w:val="left"/>
      <w:pPr>
        <w:ind w:left="4920" w:hanging="360"/>
      </w:pPr>
      <w:rPr>
        <w:rFonts w:ascii="Symbol" w:hAnsi="Symbol" w:hint="default"/>
      </w:rPr>
    </w:lvl>
    <w:lvl w:ilvl="7" w:tplc="08090003" w:tentative="1">
      <w:start w:val="1"/>
      <w:numFmt w:val="bullet"/>
      <w:lvlText w:val="o"/>
      <w:lvlJc w:val="left"/>
      <w:pPr>
        <w:ind w:left="5640" w:hanging="360"/>
      </w:pPr>
      <w:rPr>
        <w:rFonts w:ascii="Courier New" w:hAnsi="Courier New" w:cs="Courier New" w:hint="default"/>
      </w:rPr>
    </w:lvl>
    <w:lvl w:ilvl="8" w:tplc="08090005" w:tentative="1">
      <w:start w:val="1"/>
      <w:numFmt w:val="bullet"/>
      <w:lvlText w:val=""/>
      <w:lvlJc w:val="left"/>
      <w:pPr>
        <w:ind w:left="6360" w:hanging="360"/>
      </w:pPr>
      <w:rPr>
        <w:rFonts w:ascii="Wingdings" w:hAnsi="Wingdings" w:hint="default"/>
      </w:rPr>
    </w:lvl>
  </w:abstractNum>
  <w:abstractNum w:abstractNumId="7" w15:restartNumberingAfterBreak="0">
    <w:nsid w:val="252A74E3"/>
    <w:multiLevelType w:val="hybridMultilevel"/>
    <w:tmpl w:val="E3001A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5445DE7"/>
    <w:multiLevelType w:val="multilevel"/>
    <w:tmpl w:val="8506DD1A"/>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AFB108D"/>
    <w:multiLevelType w:val="multilevel"/>
    <w:tmpl w:val="4A3E9AB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EEA07C1"/>
    <w:multiLevelType w:val="hybridMultilevel"/>
    <w:tmpl w:val="D7B008F0"/>
    <w:lvl w:ilvl="0" w:tplc="1A743230">
      <w:start w:val="1"/>
      <w:numFmt w:val="lowerLetter"/>
      <w:lvlText w:val="%1)"/>
      <w:lvlJc w:val="left"/>
      <w:pPr>
        <w:ind w:left="360" w:hanging="360"/>
      </w:pPr>
      <w:rPr>
        <w:rFonts w:hint="default"/>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2134509"/>
    <w:multiLevelType w:val="hybridMultilevel"/>
    <w:tmpl w:val="3A0668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4BD6750"/>
    <w:multiLevelType w:val="hybridMultilevel"/>
    <w:tmpl w:val="83F86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01795B"/>
    <w:multiLevelType w:val="hybridMultilevel"/>
    <w:tmpl w:val="DC32E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0814A6"/>
    <w:multiLevelType w:val="multilevel"/>
    <w:tmpl w:val="B7F001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DE418C7"/>
    <w:multiLevelType w:val="hybridMultilevel"/>
    <w:tmpl w:val="06483F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E21404A"/>
    <w:multiLevelType w:val="multilevel"/>
    <w:tmpl w:val="393ACD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3B253DC"/>
    <w:multiLevelType w:val="hybridMultilevel"/>
    <w:tmpl w:val="B770F0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5BE49B1"/>
    <w:multiLevelType w:val="multilevel"/>
    <w:tmpl w:val="C3C298C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EF04CF"/>
    <w:multiLevelType w:val="hybridMultilevel"/>
    <w:tmpl w:val="640CAA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5543353"/>
    <w:multiLevelType w:val="hybridMultilevel"/>
    <w:tmpl w:val="6290B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F2033B"/>
    <w:multiLevelType w:val="hybridMultilevel"/>
    <w:tmpl w:val="874274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9D508C1"/>
    <w:multiLevelType w:val="multilevel"/>
    <w:tmpl w:val="120A6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E11369"/>
    <w:multiLevelType w:val="hybridMultilevel"/>
    <w:tmpl w:val="5D223A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99E70F6"/>
    <w:multiLevelType w:val="hybridMultilevel"/>
    <w:tmpl w:val="BAC00C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BA654D8"/>
    <w:multiLevelType w:val="multilevel"/>
    <w:tmpl w:val="3DD0CA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C87155F"/>
    <w:multiLevelType w:val="hybridMultilevel"/>
    <w:tmpl w:val="079EB8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25"/>
  </w:num>
  <w:num w:numId="3">
    <w:abstractNumId w:val="14"/>
  </w:num>
  <w:num w:numId="4">
    <w:abstractNumId w:val="3"/>
  </w:num>
  <w:num w:numId="5">
    <w:abstractNumId w:val="23"/>
  </w:num>
  <w:num w:numId="6">
    <w:abstractNumId w:val="1"/>
  </w:num>
  <w:num w:numId="7">
    <w:abstractNumId w:val="8"/>
  </w:num>
  <w:num w:numId="8">
    <w:abstractNumId w:val="18"/>
  </w:num>
  <w:num w:numId="9">
    <w:abstractNumId w:val="12"/>
  </w:num>
  <w:num w:numId="10">
    <w:abstractNumId w:val="0"/>
  </w:num>
  <w:num w:numId="11">
    <w:abstractNumId w:val="9"/>
  </w:num>
  <w:num w:numId="12">
    <w:abstractNumId w:val="5"/>
  </w:num>
  <w:num w:numId="13">
    <w:abstractNumId w:val="26"/>
  </w:num>
  <w:num w:numId="14">
    <w:abstractNumId w:val="11"/>
  </w:num>
  <w:num w:numId="15">
    <w:abstractNumId w:val="4"/>
  </w:num>
  <w:num w:numId="16">
    <w:abstractNumId w:val="21"/>
  </w:num>
  <w:num w:numId="17">
    <w:abstractNumId w:val="15"/>
  </w:num>
  <w:num w:numId="18">
    <w:abstractNumId w:val="24"/>
  </w:num>
  <w:num w:numId="19">
    <w:abstractNumId w:val="17"/>
  </w:num>
  <w:num w:numId="20">
    <w:abstractNumId w:val="19"/>
  </w:num>
  <w:num w:numId="21">
    <w:abstractNumId w:val="7"/>
  </w:num>
  <w:num w:numId="22">
    <w:abstractNumId w:val="22"/>
  </w:num>
  <w:num w:numId="23">
    <w:abstractNumId w:val="6"/>
  </w:num>
  <w:num w:numId="24">
    <w:abstractNumId w:val="13"/>
  </w:num>
  <w:num w:numId="25">
    <w:abstractNumId w:val="2"/>
  </w:num>
  <w:num w:numId="26">
    <w:abstractNumId w:val="10"/>
  </w:num>
  <w:num w:numId="27">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ithu 20210831">
    <w15:presenceInfo w15:providerId="None" w15:userId="Samithu 20210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2DD"/>
    <w:rsid w:val="0000269E"/>
    <w:rsid w:val="00005725"/>
    <w:rsid w:val="000256F9"/>
    <w:rsid w:val="00031891"/>
    <w:rsid w:val="00053138"/>
    <w:rsid w:val="00081551"/>
    <w:rsid w:val="00084A6B"/>
    <w:rsid w:val="000B752D"/>
    <w:rsid w:val="000C3114"/>
    <w:rsid w:val="000E1ABC"/>
    <w:rsid w:val="000F0727"/>
    <w:rsid w:val="001122C6"/>
    <w:rsid w:val="001227ED"/>
    <w:rsid w:val="00122AEE"/>
    <w:rsid w:val="00141AC6"/>
    <w:rsid w:val="0014339F"/>
    <w:rsid w:val="00143895"/>
    <w:rsid w:val="00153784"/>
    <w:rsid w:val="00157EDD"/>
    <w:rsid w:val="00165774"/>
    <w:rsid w:val="00174A7A"/>
    <w:rsid w:val="00193706"/>
    <w:rsid w:val="001A7FA9"/>
    <w:rsid w:val="001C0D6E"/>
    <w:rsid w:val="00202D43"/>
    <w:rsid w:val="00202FE4"/>
    <w:rsid w:val="00220DE3"/>
    <w:rsid w:val="00225AAD"/>
    <w:rsid w:val="002446A3"/>
    <w:rsid w:val="002512C2"/>
    <w:rsid w:val="00265FF8"/>
    <w:rsid w:val="00272BEF"/>
    <w:rsid w:val="002955C8"/>
    <w:rsid w:val="00296EE0"/>
    <w:rsid w:val="00297C76"/>
    <w:rsid w:val="002B52DD"/>
    <w:rsid w:val="002C0CA4"/>
    <w:rsid w:val="002D3788"/>
    <w:rsid w:val="002E50A7"/>
    <w:rsid w:val="002F1100"/>
    <w:rsid w:val="002F11D0"/>
    <w:rsid w:val="002F407E"/>
    <w:rsid w:val="002F7297"/>
    <w:rsid w:val="003342B9"/>
    <w:rsid w:val="00337696"/>
    <w:rsid w:val="00344A62"/>
    <w:rsid w:val="00351641"/>
    <w:rsid w:val="0035401B"/>
    <w:rsid w:val="00381989"/>
    <w:rsid w:val="00384EFD"/>
    <w:rsid w:val="003972D0"/>
    <w:rsid w:val="00397CF6"/>
    <w:rsid w:val="003A293A"/>
    <w:rsid w:val="003C00C3"/>
    <w:rsid w:val="003C41AE"/>
    <w:rsid w:val="003D6DDF"/>
    <w:rsid w:val="003F1DB0"/>
    <w:rsid w:val="003F24B2"/>
    <w:rsid w:val="00410087"/>
    <w:rsid w:val="00436C43"/>
    <w:rsid w:val="00446795"/>
    <w:rsid w:val="004512D8"/>
    <w:rsid w:val="004600FB"/>
    <w:rsid w:val="004630E9"/>
    <w:rsid w:val="00482BBD"/>
    <w:rsid w:val="00484250"/>
    <w:rsid w:val="004A7402"/>
    <w:rsid w:val="004C62E9"/>
    <w:rsid w:val="004D3090"/>
    <w:rsid w:val="004D64CA"/>
    <w:rsid w:val="004F1376"/>
    <w:rsid w:val="00500829"/>
    <w:rsid w:val="00500D41"/>
    <w:rsid w:val="0050625D"/>
    <w:rsid w:val="005115CF"/>
    <w:rsid w:val="00513578"/>
    <w:rsid w:val="00532A16"/>
    <w:rsid w:val="00557D1D"/>
    <w:rsid w:val="00562582"/>
    <w:rsid w:val="00562636"/>
    <w:rsid w:val="005739CC"/>
    <w:rsid w:val="0057506C"/>
    <w:rsid w:val="005877F8"/>
    <w:rsid w:val="00590BCE"/>
    <w:rsid w:val="005936B4"/>
    <w:rsid w:val="005A1473"/>
    <w:rsid w:val="005C4AF2"/>
    <w:rsid w:val="005C581C"/>
    <w:rsid w:val="005C5CBF"/>
    <w:rsid w:val="005E3465"/>
    <w:rsid w:val="005F708D"/>
    <w:rsid w:val="00604BC6"/>
    <w:rsid w:val="006115E4"/>
    <w:rsid w:val="00614430"/>
    <w:rsid w:val="00616E11"/>
    <w:rsid w:val="00617A2F"/>
    <w:rsid w:val="00620D23"/>
    <w:rsid w:val="0063281A"/>
    <w:rsid w:val="00635EE7"/>
    <w:rsid w:val="006404E2"/>
    <w:rsid w:val="00657FA1"/>
    <w:rsid w:val="00664843"/>
    <w:rsid w:val="0067564D"/>
    <w:rsid w:val="006757CD"/>
    <w:rsid w:val="00691EBB"/>
    <w:rsid w:val="00694D43"/>
    <w:rsid w:val="006A4240"/>
    <w:rsid w:val="006C44DE"/>
    <w:rsid w:val="006D22D3"/>
    <w:rsid w:val="00700AF5"/>
    <w:rsid w:val="0070174D"/>
    <w:rsid w:val="00702EF0"/>
    <w:rsid w:val="0072133A"/>
    <w:rsid w:val="00721DF8"/>
    <w:rsid w:val="00730B18"/>
    <w:rsid w:val="0073148B"/>
    <w:rsid w:val="0073173F"/>
    <w:rsid w:val="00732849"/>
    <w:rsid w:val="00744BB0"/>
    <w:rsid w:val="00745095"/>
    <w:rsid w:val="0075674F"/>
    <w:rsid w:val="00797CBE"/>
    <w:rsid w:val="007B7633"/>
    <w:rsid w:val="007D2DA3"/>
    <w:rsid w:val="007D677D"/>
    <w:rsid w:val="007E3C8B"/>
    <w:rsid w:val="007F308E"/>
    <w:rsid w:val="008160FD"/>
    <w:rsid w:val="00832D2D"/>
    <w:rsid w:val="00843566"/>
    <w:rsid w:val="00851A67"/>
    <w:rsid w:val="00881546"/>
    <w:rsid w:val="008850BC"/>
    <w:rsid w:val="00887FD9"/>
    <w:rsid w:val="00896278"/>
    <w:rsid w:val="008964E4"/>
    <w:rsid w:val="008A135D"/>
    <w:rsid w:val="008B7B72"/>
    <w:rsid w:val="008C18FE"/>
    <w:rsid w:val="008D58BE"/>
    <w:rsid w:val="008F475A"/>
    <w:rsid w:val="00906149"/>
    <w:rsid w:val="0095388D"/>
    <w:rsid w:val="00954250"/>
    <w:rsid w:val="009576DF"/>
    <w:rsid w:val="009756F0"/>
    <w:rsid w:val="009A500E"/>
    <w:rsid w:val="009A5F3E"/>
    <w:rsid w:val="009A74CC"/>
    <w:rsid w:val="009C300A"/>
    <w:rsid w:val="009D0EF1"/>
    <w:rsid w:val="009E52F4"/>
    <w:rsid w:val="009F7A6A"/>
    <w:rsid w:val="00A2239F"/>
    <w:rsid w:val="00A34280"/>
    <w:rsid w:val="00A41676"/>
    <w:rsid w:val="00A433B5"/>
    <w:rsid w:val="00A65A35"/>
    <w:rsid w:val="00A74F17"/>
    <w:rsid w:val="00A9170A"/>
    <w:rsid w:val="00A94971"/>
    <w:rsid w:val="00A9514F"/>
    <w:rsid w:val="00AB0647"/>
    <w:rsid w:val="00AD421F"/>
    <w:rsid w:val="00AD653F"/>
    <w:rsid w:val="00B00805"/>
    <w:rsid w:val="00B55B53"/>
    <w:rsid w:val="00B60DD1"/>
    <w:rsid w:val="00B75285"/>
    <w:rsid w:val="00B86EAE"/>
    <w:rsid w:val="00B96750"/>
    <w:rsid w:val="00BC3F7B"/>
    <w:rsid w:val="00BC5AE7"/>
    <w:rsid w:val="00BD4373"/>
    <w:rsid w:val="00BE5472"/>
    <w:rsid w:val="00BF4632"/>
    <w:rsid w:val="00BF51A3"/>
    <w:rsid w:val="00C17A79"/>
    <w:rsid w:val="00C20B37"/>
    <w:rsid w:val="00C31EAF"/>
    <w:rsid w:val="00C52866"/>
    <w:rsid w:val="00C707D5"/>
    <w:rsid w:val="00C70B44"/>
    <w:rsid w:val="00C900A7"/>
    <w:rsid w:val="00CA213E"/>
    <w:rsid w:val="00CA39BF"/>
    <w:rsid w:val="00CC131F"/>
    <w:rsid w:val="00CC2C48"/>
    <w:rsid w:val="00CC4C5B"/>
    <w:rsid w:val="00CC5616"/>
    <w:rsid w:val="00CE5D4F"/>
    <w:rsid w:val="00CE71CC"/>
    <w:rsid w:val="00CF44FC"/>
    <w:rsid w:val="00D03200"/>
    <w:rsid w:val="00D14A19"/>
    <w:rsid w:val="00D25B7C"/>
    <w:rsid w:val="00D26214"/>
    <w:rsid w:val="00D36CD9"/>
    <w:rsid w:val="00D403DE"/>
    <w:rsid w:val="00D453F0"/>
    <w:rsid w:val="00D5746E"/>
    <w:rsid w:val="00D60CCE"/>
    <w:rsid w:val="00D6537B"/>
    <w:rsid w:val="00D75F9A"/>
    <w:rsid w:val="00D76483"/>
    <w:rsid w:val="00D854E7"/>
    <w:rsid w:val="00D91718"/>
    <w:rsid w:val="00D9616A"/>
    <w:rsid w:val="00DC0256"/>
    <w:rsid w:val="00DC3004"/>
    <w:rsid w:val="00DD61B9"/>
    <w:rsid w:val="00DE4BDB"/>
    <w:rsid w:val="00DE599E"/>
    <w:rsid w:val="00E32A3C"/>
    <w:rsid w:val="00E52EEE"/>
    <w:rsid w:val="00E76607"/>
    <w:rsid w:val="00EA247D"/>
    <w:rsid w:val="00EB11A4"/>
    <w:rsid w:val="00EB5142"/>
    <w:rsid w:val="00EB6838"/>
    <w:rsid w:val="00EB6DAF"/>
    <w:rsid w:val="00EE0562"/>
    <w:rsid w:val="00EE2CB8"/>
    <w:rsid w:val="00EE562A"/>
    <w:rsid w:val="00EF0379"/>
    <w:rsid w:val="00EF4093"/>
    <w:rsid w:val="00F02AE6"/>
    <w:rsid w:val="00F05D60"/>
    <w:rsid w:val="00F06E25"/>
    <w:rsid w:val="00F13DA7"/>
    <w:rsid w:val="00F145E3"/>
    <w:rsid w:val="00F175B3"/>
    <w:rsid w:val="00F24B9D"/>
    <w:rsid w:val="00F270DC"/>
    <w:rsid w:val="00F54F8C"/>
    <w:rsid w:val="00F63865"/>
    <w:rsid w:val="00F63C06"/>
    <w:rsid w:val="00F64E70"/>
    <w:rsid w:val="00F8629B"/>
    <w:rsid w:val="00F967DD"/>
    <w:rsid w:val="00FE1B46"/>
    <w:rsid w:val="00FF201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9B47D08"/>
  <w15:docId w15:val="{E6CC571A-5294-F746-A7C0-CD8EBCDC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546"/>
    <w:rPr>
      <w:rFonts w:ascii="Arial" w:hAnsi="Arial"/>
      <w:sz w:val="22"/>
      <w:lang w:val="en-US"/>
    </w:rPr>
  </w:style>
  <w:style w:type="paragraph" w:styleId="Heading1">
    <w:name w:val="heading 1"/>
    <w:basedOn w:val="Normal"/>
    <w:next w:val="Normal"/>
    <w:link w:val="Heading1Char"/>
    <w:uiPriority w:val="9"/>
    <w:qFormat/>
    <w:rsid w:val="002B52DD"/>
    <w:pPr>
      <w:keepNext/>
      <w:keepLines/>
      <w:spacing w:before="480" w:after="360"/>
      <w:jc w:val="both"/>
      <w:outlineLvl w:val="0"/>
    </w:pPr>
    <w:rPr>
      <w:rFonts w:asciiTheme="majorHAnsi" w:eastAsiaTheme="majorEastAsia" w:hAnsiTheme="majorHAnsi" w:cstheme="majorBidi"/>
      <w:b/>
      <w:bCs/>
      <w:color w:val="365F91" w:themeColor="accent1" w:themeShade="BF"/>
      <w:sz w:val="32"/>
      <w:szCs w:val="28"/>
      <w:lang w:val="en-GB"/>
    </w:rPr>
  </w:style>
  <w:style w:type="paragraph" w:styleId="Heading2">
    <w:name w:val="heading 2"/>
    <w:basedOn w:val="Normal"/>
    <w:next w:val="Normal"/>
    <w:link w:val="Heading2Char"/>
    <w:uiPriority w:val="9"/>
    <w:unhideWhenUsed/>
    <w:qFormat/>
    <w:rsid w:val="00F05D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29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143895"/>
    <w:pPr>
      <w:spacing w:before="480" w:after="240"/>
    </w:pPr>
    <w:rPr>
      <w:rFonts w:eastAsia="Times New Roman" w:cs="Times New Roman"/>
      <w:lang w:val="en-GB"/>
    </w:rPr>
  </w:style>
  <w:style w:type="paragraph" w:styleId="Subtitle">
    <w:name w:val="Subtitle"/>
    <w:aliases w:val="Project Title"/>
    <w:basedOn w:val="Normal"/>
    <w:link w:val="SubtitleChar"/>
    <w:qFormat/>
    <w:rsid w:val="00143895"/>
    <w:pPr>
      <w:spacing w:before="360" w:after="360"/>
      <w:jc w:val="center"/>
      <w:outlineLvl w:val="1"/>
    </w:pPr>
    <w:rPr>
      <w:rFonts w:ascii="Calibri" w:eastAsiaTheme="majorEastAsia" w:hAnsi="Calibri" w:cstheme="majorBidi"/>
      <w:b/>
      <w:bCs/>
      <w:sz w:val="48"/>
      <w:lang w:val="en-IE"/>
    </w:rPr>
  </w:style>
  <w:style w:type="character" w:customStyle="1" w:styleId="SubtitleChar">
    <w:name w:val="Subtitle Char"/>
    <w:aliases w:val="Project Title Char"/>
    <w:basedOn w:val="DefaultParagraphFont"/>
    <w:link w:val="Subtitle"/>
    <w:rsid w:val="00143895"/>
    <w:rPr>
      <w:rFonts w:ascii="Calibri" w:eastAsiaTheme="majorEastAsia" w:hAnsi="Calibri" w:cstheme="majorBidi"/>
      <w:b/>
      <w:bCs/>
      <w:sz w:val="48"/>
      <w:lang w:val="en-IE"/>
    </w:rPr>
  </w:style>
  <w:style w:type="character" w:customStyle="1" w:styleId="Heading1Char">
    <w:name w:val="Heading 1 Char"/>
    <w:basedOn w:val="DefaultParagraphFont"/>
    <w:link w:val="Heading1"/>
    <w:uiPriority w:val="9"/>
    <w:rsid w:val="002B52DD"/>
    <w:rPr>
      <w:rFonts w:asciiTheme="majorHAnsi" w:eastAsiaTheme="majorEastAsia" w:hAnsiTheme="majorHAnsi" w:cstheme="majorBidi"/>
      <w:b/>
      <w:bCs/>
      <w:color w:val="365F91" w:themeColor="accent1" w:themeShade="BF"/>
      <w:sz w:val="32"/>
      <w:szCs w:val="28"/>
    </w:rPr>
  </w:style>
  <w:style w:type="paragraph" w:styleId="Title">
    <w:name w:val="Title"/>
    <w:aliases w:val="Report Type"/>
    <w:basedOn w:val="Normal"/>
    <w:link w:val="TitleChar"/>
    <w:qFormat/>
    <w:rsid w:val="00143895"/>
    <w:pPr>
      <w:spacing w:before="840"/>
      <w:jc w:val="center"/>
      <w:outlineLvl w:val="0"/>
    </w:pPr>
    <w:rPr>
      <w:rFonts w:ascii="Calibri" w:eastAsia="Times New Roman" w:hAnsi="Calibri" w:cs="Times New Roman"/>
      <w:bCs/>
      <w:kern w:val="28"/>
      <w:sz w:val="48"/>
      <w:szCs w:val="32"/>
      <w:lang w:val="en-IE"/>
    </w:rPr>
  </w:style>
  <w:style w:type="character" w:customStyle="1" w:styleId="TitleChar">
    <w:name w:val="Title Char"/>
    <w:aliases w:val="Report Type Char"/>
    <w:basedOn w:val="DefaultParagraphFont"/>
    <w:link w:val="Title"/>
    <w:rsid w:val="00143895"/>
    <w:rPr>
      <w:rFonts w:ascii="Calibri" w:eastAsia="Times New Roman" w:hAnsi="Calibri" w:cs="Times New Roman"/>
      <w:bCs/>
      <w:kern w:val="28"/>
      <w:sz w:val="48"/>
      <w:szCs w:val="32"/>
      <w:lang w:val="en-IE"/>
    </w:rPr>
  </w:style>
  <w:style w:type="paragraph" w:styleId="ListParagraph">
    <w:name w:val="List Paragraph"/>
    <w:basedOn w:val="Normal"/>
    <w:qFormat/>
    <w:rsid w:val="00143895"/>
    <w:pPr>
      <w:ind w:left="720"/>
      <w:contextualSpacing/>
    </w:pPr>
    <w:rPr>
      <w:rFonts w:eastAsia="Times New Roman" w:cs="Times New Roman"/>
    </w:rPr>
  </w:style>
  <w:style w:type="paragraph" w:styleId="TOC1">
    <w:name w:val="toc 1"/>
    <w:basedOn w:val="Normal"/>
    <w:next w:val="Normal"/>
    <w:autoRedefine/>
    <w:uiPriority w:val="39"/>
    <w:unhideWhenUsed/>
    <w:rsid w:val="002B52DD"/>
    <w:pPr>
      <w:spacing w:after="100"/>
    </w:pPr>
  </w:style>
  <w:style w:type="character" w:styleId="Hyperlink">
    <w:name w:val="Hyperlink"/>
    <w:basedOn w:val="DefaultParagraphFont"/>
    <w:uiPriority w:val="99"/>
    <w:unhideWhenUsed/>
    <w:rsid w:val="002B52DD"/>
    <w:rPr>
      <w:color w:val="0000FF" w:themeColor="hyperlink"/>
      <w:u w:val="single"/>
    </w:rPr>
  </w:style>
  <w:style w:type="paragraph" w:styleId="Header">
    <w:name w:val="header"/>
    <w:basedOn w:val="Normal"/>
    <w:link w:val="HeaderChar"/>
    <w:uiPriority w:val="99"/>
    <w:unhideWhenUsed/>
    <w:rsid w:val="002B52DD"/>
    <w:pPr>
      <w:tabs>
        <w:tab w:val="center" w:pos="4513"/>
        <w:tab w:val="right" w:pos="9026"/>
      </w:tabs>
    </w:pPr>
  </w:style>
  <w:style w:type="character" w:customStyle="1" w:styleId="HeaderChar">
    <w:name w:val="Header Char"/>
    <w:basedOn w:val="DefaultParagraphFont"/>
    <w:link w:val="Header"/>
    <w:uiPriority w:val="99"/>
    <w:rsid w:val="002B52DD"/>
    <w:rPr>
      <w:lang w:val="en-US"/>
    </w:rPr>
  </w:style>
  <w:style w:type="paragraph" w:styleId="Footer">
    <w:name w:val="footer"/>
    <w:basedOn w:val="Normal"/>
    <w:link w:val="FooterChar"/>
    <w:uiPriority w:val="99"/>
    <w:unhideWhenUsed/>
    <w:rsid w:val="002B52DD"/>
    <w:pPr>
      <w:tabs>
        <w:tab w:val="center" w:pos="4513"/>
        <w:tab w:val="right" w:pos="9026"/>
      </w:tabs>
    </w:pPr>
  </w:style>
  <w:style w:type="character" w:customStyle="1" w:styleId="FooterChar">
    <w:name w:val="Footer Char"/>
    <w:basedOn w:val="DefaultParagraphFont"/>
    <w:link w:val="Footer"/>
    <w:uiPriority w:val="99"/>
    <w:rsid w:val="002B52DD"/>
    <w:rPr>
      <w:lang w:val="en-US"/>
    </w:rPr>
  </w:style>
  <w:style w:type="paragraph" w:styleId="BalloonText">
    <w:name w:val="Balloon Text"/>
    <w:basedOn w:val="Normal"/>
    <w:link w:val="BalloonTextChar"/>
    <w:uiPriority w:val="99"/>
    <w:semiHidden/>
    <w:unhideWhenUsed/>
    <w:rsid w:val="002B52DD"/>
    <w:rPr>
      <w:rFonts w:ascii="Tahoma" w:hAnsi="Tahoma" w:cs="Tahoma"/>
      <w:sz w:val="16"/>
      <w:szCs w:val="16"/>
    </w:rPr>
  </w:style>
  <w:style w:type="character" w:customStyle="1" w:styleId="BalloonTextChar">
    <w:name w:val="Balloon Text Char"/>
    <w:basedOn w:val="DefaultParagraphFont"/>
    <w:link w:val="BalloonText"/>
    <w:uiPriority w:val="99"/>
    <w:semiHidden/>
    <w:rsid w:val="002B52DD"/>
    <w:rPr>
      <w:rFonts w:ascii="Tahoma" w:hAnsi="Tahoma" w:cs="Tahoma"/>
      <w:sz w:val="16"/>
      <w:szCs w:val="16"/>
      <w:lang w:val="en-US"/>
    </w:rPr>
  </w:style>
  <w:style w:type="paragraph" w:styleId="NormalWeb">
    <w:name w:val="Normal (Web)"/>
    <w:basedOn w:val="Normal"/>
    <w:uiPriority w:val="99"/>
    <w:semiHidden/>
    <w:unhideWhenUsed/>
    <w:rsid w:val="00F05D60"/>
    <w:pPr>
      <w:spacing w:before="100" w:beforeAutospacing="1" w:after="100" w:afterAutospacing="1"/>
    </w:pPr>
    <w:rPr>
      <w:rFonts w:ascii="Times New Roman" w:eastAsia="Times New Roman" w:hAnsi="Times New Roman" w:cs="Times New Roman"/>
      <w:lang w:val="en-GB" w:eastAsia="en-GB"/>
    </w:rPr>
  </w:style>
  <w:style w:type="character" w:styleId="Strong">
    <w:name w:val="Strong"/>
    <w:basedOn w:val="DefaultParagraphFont"/>
    <w:uiPriority w:val="22"/>
    <w:qFormat/>
    <w:rsid w:val="00F05D60"/>
    <w:rPr>
      <w:b/>
      <w:bCs/>
    </w:rPr>
  </w:style>
  <w:style w:type="character" w:customStyle="1" w:styleId="Heading2Char">
    <w:name w:val="Heading 2 Char"/>
    <w:basedOn w:val="DefaultParagraphFont"/>
    <w:link w:val="Heading2"/>
    <w:uiPriority w:val="9"/>
    <w:rsid w:val="00F05D60"/>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F8629B"/>
    <w:rPr>
      <w:rFonts w:asciiTheme="majorHAnsi" w:eastAsiaTheme="majorEastAsia" w:hAnsiTheme="majorHAnsi" w:cstheme="majorBidi"/>
      <w:b/>
      <w:bCs/>
      <w:color w:val="4F81BD" w:themeColor="accent1"/>
      <w:lang w:val="en-US"/>
    </w:rPr>
  </w:style>
  <w:style w:type="character" w:styleId="CommentReference">
    <w:name w:val="annotation reference"/>
    <w:basedOn w:val="DefaultParagraphFont"/>
    <w:uiPriority w:val="99"/>
    <w:semiHidden/>
    <w:unhideWhenUsed/>
    <w:rsid w:val="00F8629B"/>
    <w:rPr>
      <w:sz w:val="16"/>
      <w:szCs w:val="16"/>
    </w:rPr>
  </w:style>
  <w:style w:type="paragraph" w:styleId="CommentText">
    <w:name w:val="annotation text"/>
    <w:basedOn w:val="Normal"/>
    <w:link w:val="CommentTextChar"/>
    <w:uiPriority w:val="99"/>
    <w:unhideWhenUsed/>
    <w:rsid w:val="00F8629B"/>
    <w:rPr>
      <w:sz w:val="20"/>
      <w:szCs w:val="20"/>
    </w:rPr>
  </w:style>
  <w:style w:type="character" w:customStyle="1" w:styleId="CommentTextChar">
    <w:name w:val="Comment Text Char"/>
    <w:basedOn w:val="DefaultParagraphFont"/>
    <w:link w:val="CommentText"/>
    <w:uiPriority w:val="99"/>
    <w:rsid w:val="00F8629B"/>
    <w:rPr>
      <w:sz w:val="20"/>
      <w:szCs w:val="20"/>
      <w:lang w:val="en-US"/>
    </w:rPr>
  </w:style>
  <w:style w:type="paragraph" w:styleId="CommentSubject">
    <w:name w:val="annotation subject"/>
    <w:basedOn w:val="CommentText"/>
    <w:next w:val="CommentText"/>
    <w:link w:val="CommentSubjectChar"/>
    <w:uiPriority w:val="99"/>
    <w:semiHidden/>
    <w:unhideWhenUsed/>
    <w:rsid w:val="00F8629B"/>
    <w:rPr>
      <w:b/>
      <w:bCs/>
    </w:rPr>
  </w:style>
  <w:style w:type="character" w:customStyle="1" w:styleId="CommentSubjectChar">
    <w:name w:val="Comment Subject Char"/>
    <w:basedOn w:val="CommentTextChar"/>
    <w:link w:val="CommentSubject"/>
    <w:uiPriority w:val="99"/>
    <w:semiHidden/>
    <w:rsid w:val="00F8629B"/>
    <w:rPr>
      <w:b/>
      <w:bCs/>
      <w:sz w:val="20"/>
      <w:szCs w:val="20"/>
      <w:lang w:val="en-US"/>
    </w:rPr>
  </w:style>
  <w:style w:type="paragraph" w:styleId="TOCHeading">
    <w:name w:val="TOC Heading"/>
    <w:basedOn w:val="Heading1"/>
    <w:next w:val="Normal"/>
    <w:uiPriority w:val="39"/>
    <w:unhideWhenUsed/>
    <w:qFormat/>
    <w:rsid w:val="009A500E"/>
    <w:pPr>
      <w:spacing w:after="0" w:line="276" w:lineRule="auto"/>
      <w:jc w:val="left"/>
      <w:outlineLvl w:val="9"/>
    </w:pPr>
    <w:rPr>
      <w:sz w:val="28"/>
      <w:lang w:val="en-US" w:eastAsia="ja-JP"/>
    </w:rPr>
  </w:style>
  <w:style w:type="paragraph" w:styleId="TOC2">
    <w:name w:val="toc 2"/>
    <w:basedOn w:val="Normal"/>
    <w:next w:val="Normal"/>
    <w:autoRedefine/>
    <w:uiPriority w:val="39"/>
    <w:unhideWhenUsed/>
    <w:rsid w:val="00532A16"/>
    <w:pPr>
      <w:shd w:val="clear" w:color="auto" w:fill="FFFFFF" w:themeFill="background1"/>
      <w:tabs>
        <w:tab w:val="right" w:leader="dot" w:pos="9016"/>
      </w:tabs>
      <w:spacing w:after="100"/>
      <w:ind w:left="240"/>
    </w:pPr>
  </w:style>
  <w:style w:type="paragraph" w:styleId="TOC3">
    <w:name w:val="toc 3"/>
    <w:basedOn w:val="Normal"/>
    <w:next w:val="Normal"/>
    <w:autoRedefine/>
    <w:uiPriority w:val="39"/>
    <w:unhideWhenUsed/>
    <w:rsid w:val="009A500E"/>
    <w:pPr>
      <w:spacing w:after="100"/>
      <w:ind w:left="480"/>
    </w:pPr>
  </w:style>
  <w:style w:type="character" w:customStyle="1" w:styleId="apple-converted-space">
    <w:name w:val="apple-converted-space"/>
    <w:basedOn w:val="DefaultParagraphFont"/>
    <w:rsid w:val="005936B4"/>
  </w:style>
  <w:style w:type="character" w:styleId="UnresolvedMention">
    <w:name w:val="Unresolved Mention"/>
    <w:basedOn w:val="DefaultParagraphFont"/>
    <w:uiPriority w:val="99"/>
    <w:semiHidden/>
    <w:unhideWhenUsed/>
    <w:rsid w:val="00D75F9A"/>
    <w:rPr>
      <w:color w:val="605E5C"/>
      <w:shd w:val="clear" w:color="auto" w:fill="E1DFDD"/>
    </w:rPr>
  </w:style>
  <w:style w:type="character" w:styleId="FollowedHyperlink">
    <w:name w:val="FollowedHyperlink"/>
    <w:basedOn w:val="DefaultParagraphFont"/>
    <w:uiPriority w:val="99"/>
    <w:semiHidden/>
    <w:unhideWhenUsed/>
    <w:rsid w:val="00B60DD1"/>
    <w:rPr>
      <w:color w:val="800080" w:themeColor="followedHyperlink"/>
      <w:u w:val="single"/>
    </w:rPr>
  </w:style>
  <w:style w:type="paragraph" w:styleId="Revision">
    <w:name w:val="Revision"/>
    <w:hidden/>
    <w:uiPriority w:val="99"/>
    <w:semiHidden/>
    <w:rsid w:val="00557D1D"/>
    <w:rPr>
      <w:rFonts w:ascii="Arial" w:hAnsi="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298053">
      <w:bodyDiv w:val="1"/>
      <w:marLeft w:val="0"/>
      <w:marRight w:val="0"/>
      <w:marTop w:val="0"/>
      <w:marBottom w:val="0"/>
      <w:divBdr>
        <w:top w:val="none" w:sz="0" w:space="0" w:color="auto"/>
        <w:left w:val="none" w:sz="0" w:space="0" w:color="auto"/>
        <w:bottom w:val="none" w:sz="0" w:space="0" w:color="auto"/>
        <w:right w:val="none" w:sz="0" w:space="0" w:color="auto"/>
      </w:divBdr>
    </w:div>
    <w:div w:id="1080063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customXml" Target="../customXml/item3.xml"/><Relationship Id="rId21" Type="http://schemas.openxmlformats.org/officeDocument/2006/relationships/image" Target="media/image7.jp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community.jisc.ac.uk/library/janet-services-documentation/janet-policies-and-legal-requirements" TargetMode="External"/><Relationship Id="rId25" Type="http://schemas.openxmlformats.org/officeDocument/2006/relationships/image" Target="media/image11.jp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6.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jpg"/><Relationship Id="rId23" Type="http://schemas.openxmlformats.org/officeDocument/2006/relationships/image" Target="media/image9.jpg"/><Relationship Id="rId28" Type="http://schemas.openxmlformats.org/officeDocument/2006/relationships/image" Target="media/image14.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73197F0DBA747440AAD3507E2E0AF36E" ma:contentTypeVersion="7" ma:contentTypeDescription="Create a new document." ma:contentTypeScope="" ma:versionID="cfe792cf440b4921672f0efeb4f9b356">
  <xsd:schema xmlns:xsd="http://www.w3.org/2001/XMLSchema" xmlns:xs="http://www.w3.org/2001/XMLSchema" xmlns:p="http://schemas.microsoft.com/office/2006/metadata/properties" xmlns:ns3="a83c21f2-8666-4ab2-a2b1-77df4b1fc6bc" xmlns:ns4="160c7874-bde4-4ad9-a031-46733a1c6c54" targetNamespace="http://schemas.microsoft.com/office/2006/metadata/properties" ma:root="true" ma:fieldsID="9687c32b53e76da23a22e3d3c4cb991c" ns3:_="" ns4:_="">
    <xsd:import namespace="a83c21f2-8666-4ab2-a2b1-77df4b1fc6bc"/>
    <xsd:import namespace="160c7874-bde4-4ad9-a031-46733a1c6c5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3c21f2-8666-4ab2-a2b1-77df4b1fc6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0c7874-bde4-4ad9-a031-46733a1c6c5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5DFAAF-3279-496B-82D0-B0383D57E59A}">
  <ds:schemaRefs>
    <ds:schemaRef ds:uri="http://schemas.openxmlformats.org/officeDocument/2006/bibliography"/>
  </ds:schemaRefs>
</ds:datastoreItem>
</file>

<file path=customXml/itemProps3.xml><?xml version="1.0" encoding="utf-8"?>
<ds:datastoreItem xmlns:ds="http://schemas.openxmlformats.org/officeDocument/2006/customXml" ds:itemID="{8DDAE23A-C3FA-476D-840F-C556FA5476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3c21f2-8666-4ab2-a2b1-77df4b1fc6bc"/>
    <ds:schemaRef ds:uri="160c7874-bde4-4ad9-a031-46733a1c6c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82AD19-03F2-4382-A6A6-33C422F2798C}">
  <ds:schemaRefs>
    <ds:schemaRef ds:uri="http://schemas.microsoft.com/sharepoint/v3/contenttype/forms"/>
  </ds:schemaRefs>
</ds:datastoreItem>
</file>

<file path=customXml/itemProps5.xml><?xml version="1.0" encoding="utf-8"?>
<ds:datastoreItem xmlns:ds="http://schemas.openxmlformats.org/officeDocument/2006/customXml" ds:itemID="{84EE4456-DB3C-43A6-AB58-33EFEF963FAA}">
  <ds:schemaRefs>
    <ds:schemaRef ds:uri="http://purl.org/dc/terms/"/>
    <ds:schemaRef ds:uri="160c7874-bde4-4ad9-a031-46733a1c6c54"/>
    <ds:schemaRef ds:uri="http://schemas.microsoft.com/office/2006/documentManagement/types"/>
    <ds:schemaRef ds:uri="http://schemas.microsoft.com/office/infopath/2007/PartnerControls"/>
    <ds:schemaRef ds:uri="a83c21f2-8666-4ab2-a2b1-77df4b1fc6bc"/>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3945</Words>
  <Characters>22492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samithu Dinil jayatunge</vt:lpstr>
    </vt:vector>
  </TitlesOfParts>
  <Company/>
  <LinksUpToDate>false</LinksUpToDate>
  <CharactersWithSpaces>26385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samithu Dinil jayatunge</dc:title>
  <dc:creator>Daphne Economou</dc:creator>
  <cp:lastModifiedBy>Samithu 20210831</cp:lastModifiedBy>
  <cp:revision>2</cp:revision>
  <dcterms:created xsi:type="dcterms:W3CDTF">2022-03-31T07:12:00Z</dcterms:created>
  <dcterms:modified xsi:type="dcterms:W3CDTF">2022-03-31T07:12:00Z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0x01010073197F0DBA747440AAD3507E2E0AF36E</vt:lpwstr>
  </property>
</Properties>
</file>